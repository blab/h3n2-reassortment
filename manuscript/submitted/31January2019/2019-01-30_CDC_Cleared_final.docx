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CF759" w14:textId="77777777" w:rsidR="00D370C4" w:rsidRDefault="006F76BC">
      <w:pPr>
        <w:spacing w:before="91" w:line="266" w:lineRule="auto"/>
        <w:ind w:left="100"/>
        <w:rPr>
          <w:rFonts w:ascii="Arial"/>
          <w:b/>
          <w:sz w:val="28"/>
        </w:rPr>
      </w:pPr>
      <w:r>
        <w:rPr>
          <w:rFonts w:ascii="Arial"/>
          <w:b/>
          <w:sz w:val="28"/>
        </w:rPr>
        <w:t>Evolution</w:t>
      </w:r>
      <w:r w:rsidR="00B25876">
        <w:rPr>
          <w:rFonts w:ascii="Arial"/>
          <w:b/>
          <w:sz w:val="28"/>
        </w:rPr>
        <w:t xml:space="preserve"> and rapid spread</w:t>
      </w:r>
      <w:r>
        <w:rPr>
          <w:rFonts w:ascii="Arial"/>
          <w:b/>
          <w:sz w:val="28"/>
        </w:rPr>
        <w:t xml:space="preserve"> of </w:t>
      </w:r>
      <w:r w:rsidR="00B25876">
        <w:rPr>
          <w:rFonts w:ascii="Arial"/>
          <w:b/>
          <w:sz w:val="28"/>
        </w:rPr>
        <w:t>a</w:t>
      </w:r>
      <w:r w:rsidR="000475A0">
        <w:rPr>
          <w:rFonts w:ascii="Arial"/>
          <w:b/>
          <w:sz w:val="28"/>
        </w:rPr>
        <w:t xml:space="preserve"> reassortant </w:t>
      </w:r>
      <w:r w:rsidR="00805B7D">
        <w:rPr>
          <w:rFonts w:ascii="Arial"/>
          <w:b/>
          <w:sz w:val="28"/>
        </w:rPr>
        <w:t>A(H3N2)</w:t>
      </w:r>
      <w:r w:rsidR="00DB584B">
        <w:rPr>
          <w:rFonts w:ascii="Arial"/>
          <w:b/>
          <w:sz w:val="28"/>
        </w:rPr>
        <w:t xml:space="preserve"> virus</w:t>
      </w:r>
      <w:r w:rsidR="000475A0">
        <w:rPr>
          <w:rFonts w:ascii="Arial"/>
          <w:b/>
          <w:sz w:val="28"/>
        </w:rPr>
        <w:t xml:space="preserve"> </w:t>
      </w:r>
      <w:r>
        <w:rPr>
          <w:rFonts w:ascii="Arial"/>
          <w:b/>
          <w:sz w:val="28"/>
        </w:rPr>
        <w:t xml:space="preserve">that predominated </w:t>
      </w:r>
      <w:r w:rsidR="000475A0">
        <w:rPr>
          <w:rFonts w:ascii="Arial"/>
          <w:b/>
          <w:sz w:val="28"/>
        </w:rPr>
        <w:t>the 2017-2018 influenza</w:t>
      </w:r>
      <w:r w:rsidR="000475A0">
        <w:rPr>
          <w:rFonts w:ascii="Arial"/>
          <w:b/>
          <w:spacing w:val="54"/>
          <w:sz w:val="28"/>
        </w:rPr>
        <w:t xml:space="preserve"> </w:t>
      </w:r>
      <w:r w:rsidR="000475A0">
        <w:rPr>
          <w:rFonts w:ascii="Arial"/>
          <w:b/>
          <w:sz w:val="28"/>
        </w:rPr>
        <w:t>season</w:t>
      </w:r>
    </w:p>
    <w:p w14:paraId="5079DDFC" w14:textId="77777777" w:rsidR="00D370C4" w:rsidRDefault="000475A0">
      <w:pPr>
        <w:pStyle w:val="BodyText"/>
        <w:spacing w:before="192" w:line="240" w:lineRule="exact"/>
        <w:ind w:left="820"/>
        <w:rPr>
          <w:rFonts w:ascii="Arial"/>
          <w:sz w:val="14"/>
        </w:rPr>
      </w:pPr>
      <w:r>
        <w:rPr>
          <w:rFonts w:ascii="Arial"/>
        </w:rPr>
        <w:t xml:space="preserve">Barney </w:t>
      </w:r>
      <w:r w:rsidR="00DB584B">
        <w:rPr>
          <w:rFonts w:ascii="Arial"/>
        </w:rPr>
        <w:t xml:space="preserve">I. </w:t>
      </w:r>
      <w:r>
        <w:rPr>
          <w:rFonts w:ascii="Arial"/>
        </w:rPr>
        <w:t>Potter,</w:t>
      </w:r>
      <w:r>
        <w:rPr>
          <w:rFonts w:ascii="Arial"/>
          <w:position w:val="7"/>
          <w:sz w:val="14"/>
        </w:rPr>
        <w:t xml:space="preserve">1 </w:t>
      </w:r>
      <w:r>
        <w:rPr>
          <w:rFonts w:ascii="Arial"/>
        </w:rPr>
        <w:t>Rebecca Garten,</w:t>
      </w:r>
      <w:r>
        <w:rPr>
          <w:rFonts w:ascii="Arial"/>
          <w:position w:val="7"/>
          <w:sz w:val="14"/>
        </w:rPr>
        <w:t xml:space="preserve">2 </w:t>
      </w:r>
      <w:r>
        <w:rPr>
          <w:rFonts w:ascii="Arial"/>
        </w:rPr>
        <w:t>James Hadfield,</w:t>
      </w:r>
      <w:r>
        <w:rPr>
          <w:rFonts w:ascii="Arial"/>
          <w:position w:val="7"/>
          <w:sz w:val="14"/>
        </w:rPr>
        <w:t xml:space="preserve">1 </w:t>
      </w:r>
      <w:r>
        <w:rPr>
          <w:rFonts w:ascii="Arial"/>
        </w:rPr>
        <w:t>John Huddleston,</w:t>
      </w:r>
      <w:r>
        <w:rPr>
          <w:rFonts w:ascii="Arial"/>
          <w:position w:val="7"/>
          <w:sz w:val="14"/>
        </w:rPr>
        <w:t xml:space="preserve">1, 3 </w:t>
      </w:r>
      <w:r w:rsidR="005E6016">
        <w:rPr>
          <w:rFonts w:ascii="Arial"/>
        </w:rPr>
        <w:t xml:space="preserve"> </w:t>
      </w:r>
      <w:r w:rsidR="00C3016C">
        <w:rPr>
          <w:rFonts w:ascii="Arial"/>
        </w:rPr>
        <w:t>John Barnes,</w:t>
      </w:r>
      <w:r w:rsidR="00C3016C">
        <w:rPr>
          <w:rFonts w:ascii="Arial"/>
          <w:position w:val="7"/>
          <w:sz w:val="14"/>
        </w:rPr>
        <w:t xml:space="preserve">2 </w:t>
      </w:r>
      <w:r w:rsidR="005E6016">
        <w:rPr>
          <w:rFonts w:ascii="Arial"/>
        </w:rPr>
        <w:t>Thomas Rowe,</w:t>
      </w:r>
      <w:r w:rsidR="005E6016">
        <w:rPr>
          <w:rFonts w:ascii="Arial"/>
          <w:position w:val="7"/>
          <w:sz w:val="14"/>
        </w:rPr>
        <w:t xml:space="preserve">2 </w:t>
      </w:r>
      <w:proofErr w:type="spellStart"/>
      <w:r w:rsidR="005E6016">
        <w:rPr>
          <w:rFonts w:ascii="Arial"/>
        </w:rPr>
        <w:t>Lizheng</w:t>
      </w:r>
      <w:proofErr w:type="spellEnd"/>
      <w:r w:rsidR="005E6016">
        <w:rPr>
          <w:rFonts w:ascii="Arial"/>
        </w:rPr>
        <w:t xml:space="preserve"> Guo,</w:t>
      </w:r>
      <w:r w:rsidR="005E6016">
        <w:rPr>
          <w:rFonts w:ascii="Arial"/>
          <w:position w:val="7"/>
          <w:sz w:val="14"/>
        </w:rPr>
        <w:t xml:space="preserve">2 </w:t>
      </w:r>
      <w:proofErr w:type="spellStart"/>
      <w:r w:rsidR="005E6016">
        <w:rPr>
          <w:rFonts w:ascii="Arial"/>
        </w:rPr>
        <w:t>Xiyan</w:t>
      </w:r>
      <w:proofErr w:type="spellEnd"/>
      <w:r w:rsidR="005E6016">
        <w:rPr>
          <w:rFonts w:ascii="Arial"/>
        </w:rPr>
        <w:t xml:space="preserve"> Xu,</w:t>
      </w:r>
      <w:r w:rsidR="005E6016">
        <w:rPr>
          <w:rFonts w:ascii="Arial"/>
          <w:position w:val="7"/>
          <w:sz w:val="14"/>
        </w:rPr>
        <w:t xml:space="preserve">2 </w:t>
      </w:r>
      <w:r w:rsidR="005E6016">
        <w:rPr>
          <w:rFonts w:ascii="Arial"/>
        </w:rPr>
        <w:t>R</w:t>
      </w:r>
      <w:r>
        <w:rPr>
          <w:rFonts w:ascii="Arial"/>
        </w:rPr>
        <w:t xml:space="preserve">ichard A. </w:t>
      </w:r>
      <w:proofErr w:type="spellStart"/>
      <w:r>
        <w:rPr>
          <w:rFonts w:ascii="Arial"/>
        </w:rPr>
        <w:t>Neher</w:t>
      </w:r>
      <w:proofErr w:type="spellEnd"/>
      <w:r>
        <w:rPr>
          <w:rFonts w:ascii="Arial"/>
        </w:rPr>
        <w:t>,</w:t>
      </w:r>
      <w:r>
        <w:rPr>
          <w:rFonts w:ascii="Arial"/>
          <w:position w:val="7"/>
          <w:sz w:val="14"/>
        </w:rPr>
        <w:t xml:space="preserve">4, 5 </w:t>
      </w:r>
      <w:r>
        <w:rPr>
          <w:rFonts w:ascii="Arial"/>
        </w:rPr>
        <w:t>Trevor Bedford,</w:t>
      </w:r>
      <w:r>
        <w:rPr>
          <w:rFonts w:ascii="Arial"/>
          <w:position w:val="7"/>
          <w:sz w:val="14"/>
        </w:rPr>
        <w:t xml:space="preserve">1 </w:t>
      </w:r>
      <w:r>
        <w:rPr>
          <w:rFonts w:ascii="Arial"/>
        </w:rPr>
        <w:t xml:space="preserve">and David </w:t>
      </w:r>
      <w:r w:rsidR="00894A10">
        <w:rPr>
          <w:rFonts w:ascii="Arial"/>
        </w:rPr>
        <w:t xml:space="preserve">E. </w:t>
      </w:r>
      <w:r>
        <w:rPr>
          <w:rFonts w:ascii="Arial"/>
        </w:rPr>
        <w:t>Wentworth</w:t>
      </w:r>
      <w:r>
        <w:rPr>
          <w:rFonts w:ascii="Arial"/>
          <w:position w:val="7"/>
          <w:sz w:val="14"/>
        </w:rPr>
        <w:t>2</w:t>
      </w:r>
    </w:p>
    <w:p w14:paraId="6E45DF6A" w14:textId="77777777" w:rsidR="00D370C4" w:rsidRPr="00DD6D2F" w:rsidRDefault="000475A0" w:rsidP="00DD6D2F">
      <w:pPr>
        <w:spacing w:line="199" w:lineRule="exact"/>
        <w:ind w:left="820"/>
        <w:rPr>
          <w:rFonts w:ascii="Arial"/>
          <w:i/>
          <w:iCs/>
          <w:sz w:val="18"/>
          <w:szCs w:val="18"/>
        </w:rPr>
      </w:pPr>
      <w:r w:rsidRPr="004F3504">
        <w:rPr>
          <w:position w:val="8"/>
          <w:sz w:val="12"/>
          <w:szCs w:val="12"/>
        </w:rPr>
        <w:t>1</w:t>
      </w:r>
      <w:r w:rsidRPr="004F3504">
        <w:rPr>
          <w:rFonts w:ascii="Arial"/>
          <w:i/>
          <w:iCs/>
          <w:sz w:val="18"/>
          <w:szCs w:val="18"/>
        </w:rPr>
        <w:t>Vaccine and Infectious Disease Division,</w:t>
      </w:r>
      <w:r w:rsidR="002A28F2" w:rsidRPr="004F3504">
        <w:rPr>
          <w:rFonts w:ascii="Arial"/>
          <w:i/>
          <w:iCs/>
          <w:sz w:val="18"/>
          <w:szCs w:val="18"/>
        </w:rPr>
        <w:t xml:space="preserve"> </w:t>
      </w:r>
      <w:r w:rsidRPr="004F3504">
        <w:rPr>
          <w:rFonts w:ascii="Arial"/>
          <w:i/>
          <w:iCs/>
          <w:sz w:val="18"/>
          <w:szCs w:val="18"/>
        </w:rPr>
        <w:t>Fred Hutchinson Cancer Research Center, Seattle, WA, USA</w:t>
      </w:r>
    </w:p>
    <w:p w14:paraId="0998E1AB" w14:textId="77777777" w:rsidR="00D370C4" w:rsidRPr="00DD6D2F" w:rsidRDefault="000475A0" w:rsidP="00DD6D2F">
      <w:pPr>
        <w:spacing w:line="207" w:lineRule="exact"/>
        <w:ind w:left="820"/>
        <w:rPr>
          <w:rFonts w:ascii="Arial"/>
          <w:i/>
          <w:iCs/>
          <w:sz w:val="18"/>
          <w:szCs w:val="18"/>
        </w:rPr>
      </w:pPr>
      <w:r w:rsidRPr="004F3504">
        <w:rPr>
          <w:position w:val="8"/>
          <w:sz w:val="12"/>
          <w:szCs w:val="12"/>
        </w:rPr>
        <w:t>2</w:t>
      </w:r>
      <w:r w:rsidR="00DD6A9F" w:rsidRPr="004F3504">
        <w:rPr>
          <w:rFonts w:ascii="Arial"/>
          <w:i/>
          <w:iCs/>
          <w:sz w:val="18"/>
          <w:szCs w:val="18"/>
        </w:rPr>
        <w:t>Virology Surveillance and Diagnosis Branch, I</w:t>
      </w:r>
      <w:r w:rsidRPr="004F3504">
        <w:rPr>
          <w:rFonts w:ascii="Arial"/>
          <w:i/>
          <w:iCs/>
          <w:sz w:val="18"/>
          <w:szCs w:val="18"/>
        </w:rPr>
        <w:t>nfluenza Division,</w:t>
      </w:r>
      <w:r w:rsidR="002A28F2" w:rsidRPr="004F3504">
        <w:rPr>
          <w:rFonts w:ascii="Arial"/>
          <w:i/>
          <w:iCs/>
          <w:sz w:val="18"/>
          <w:szCs w:val="18"/>
        </w:rPr>
        <w:t xml:space="preserve"> </w:t>
      </w:r>
      <w:r w:rsidRPr="004F3504">
        <w:rPr>
          <w:rFonts w:ascii="Arial"/>
          <w:i/>
          <w:iCs/>
          <w:sz w:val="18"/>
          <w:szCs w:val="18"/>
        </w:rPr>
        <w:t>National Center for Immunization and Respiratory Diseases (NCIRD), Centers for Disease Control and Prevention (CDC)</w:t>
      </w:r>
      <w:r w:rsidR="002A28F2" w:rsidRPr="004F3504">
        <w:rPr>
          <w:rFonts w:ascii="Arial"/>
          <w:i/>
          <w:iCs/>
          <w:sz w:val="18"/>
          <w:szCs w:val="18"/>
        </w:rPr>
        <w:t xml:space="preserve">, </w:t>
      </w:r>
      <w:r w:rsidRPr="004F3504">
        <w:rPr>
          <w:rFonts w:ascii="Arial"/>
          <w:i/>
          <w:iCs/>
          <w:sz w:val="18"/>
          <w:szCs w:val="18"/>
        </w:rPr>
        <w:t>Atlanta, Georgia, USA</w:t>
      </w:r>
    </w:p>
    <w:p w14:paraId="49160FD9" w14:textId="77777777" w:rsidR="00D370C4" w:rsidRDefault="000475A0" w:rsidP="00DD6D2F">
      <w:pPr>
        <w:spacing w:before="1" w:line="210" w:lineRule="exact"/>
        <w:ind w:left="820" w:right="1733"/>
        <w:rPr>
          <w:rFonts w:ascii="Arial"/>
          <w:i/>
          <w:sz w:val="18"/>
        </w:rPr>
      </w:pPr>
      <w:r>
        <w:rPr>
          <w:position w:val="8"/>
          <w:sz w:val="12"/>
        </w:rPr>
        <w:t>3</w:t>
      </w:r>
      <w:r>
        <w:rPr>
          <w:rFonts w:ascii="Arial"/>
          <w:i/>
          <w:sz w:val="18"/>
        </w:rPr>
        <w:t>Molecular and Cellular Biology program, University of Washington, Seattle, WA, USA</w:t>
      </w:r>
    </w:p>
    <w:p w14:paraId="6E6AD08B" w14:textId="77777777" w:rsidR="00D370C4" w:rsidRDefault="000475A0" w:rsidP="00DD6D2F">
      <w:pPr>
        <w:spacing w:line="210" w:lineRule="exact"/>
        <w:ind w:left="820" w:right="3859"/>
        <w:rPr>
          <w:rFonts w:ascii="Arial"/>
          <w:i/>
          <w:sz w:val="18"/>
        </w:rPr>
      </w:pPr>
      <w:r>
        <w:rPr>
          <w:position w:val="8"/>
          <w:sz w:val="12"/>
        </w:rPr>
        <w:t>4</w:t>
      </w:r>
      <w:proofErr w:type="spellStart"/>
      <w:r>
        <w:rPr>
          <w:rFonts w:ascii="Arial"/>
          <w:i/>
          <w:sz w:val="18"/>
        </w:rPr>
        <w:t>Biozentrum</w:t>
      </w:r>
      <w:proofErr w:type="spellEnd"/>
      <w:r>
        <w:rPr>
          <w:rFonts w:ascii="Arial"/>
          <w:i/>
          <w:sz w:val="18"/>
        </w:rPr>
        <w:t>, University of Basel, Switzerland</w:t>
      </w:r>
    </w:p>
    <w:p w14:paraId="12CF6719" w14:textId="77777777" w:rsidR="00D370C4" w:rsidRPr="00DD6D2F" w:rsidRDefault="000475A0" w:rsidP="00DD6D2F">
      <w:pPr>
        <w:spacing w:before="1" w:line="205" w:lineRule="exact"/>
        <w:ind w:left="820"/>
        <w:rPr>
          <w:rFonts w:ascii="Arial"/>
          <w:i/>
          <w:iCs/>
          <w:sz w:val="18"/>
          <w:szCs w:val="18"/>
        </w:rPr>
      </w:pPr>
      <w:r w:rsidRPr="004F3504">
        <w:rPr>
          <w:position w:val="8"/>
          <w:sz w:val="12"/>
          <w:szCs w:val="12"/>
        </w:rPr>
        <w:t>5</w:t>
      </w:r>
      <w:r w:rsidRPr="004F3504">
        <w:rPr>
          <w:rFonts w:ascii="Arial"/>
          <w:i/>
          <w:iCs/>
          <w:sz w:val="18"/>
          <w:szCs w:val="18"/>
        </w:rPr>
        <w:t>SIB Swiss Institute of Bioinformatics, Basel,</w:t>
      </w:r>
      <w:r w:rsidR="002A28F2" w:rsidRPr="004F3504">
        <w:rPr>
          <w:rFonts w:ascii="Arial"/>
          <w:i/>
          <w:iCs/>
          <w:sz w:val="18"/>
          <w:szCs w:val="18"/>
        </w:rPr>
        <w:t xml:space="preserve"> </w:t>
      </w:r>
      <w:r w:rsidRPr="004F3504">
        <w:rPr>
          <w:rFonts w:ascii="Arial"/>
          <w:i/>
          <w:iCs/>
          <w:sz w:val="18"/>
          <w:szCs w:val="18"/>
        </w:rPr>
        <w:t>Switzerland</w:t>
      </w:r>
    </w:p>
    <w:p w14:paraId="39B2F4A3" w14:textId="358EC0F9" w:rsidR="00D370C4" w:rsidRDefault="000475A0">
      <w:pPr>
        <w:spacing w:before="147"/>
        <w:ind w:left="820"/>
        <w:rPr>
          <w:rFonts w:ascii="Arial"/>
          <w:sz w:val="18"/>
        </w:rPr>
      </w:pPr>
      <w:r>
        <w:rPr>
          <w:rFonts w:ascii="Arial"/>
          <w:sz w:val="18"/>
        </w:rPr>
        <w:t>(Dated: November 13, 2018)</w:t>
      </w:r>
    </w:p>
    <w:p w14:paraId="215FE0CA" w14:textId="408DE0B5" w:rsidR="00233313" w:rsidRDefault="00233313">
      <w:pPr>
        <w:rPr>
          <w:rFonts w:ascii="Arial"/>
          <w:sz w:val="17"/>
          <w:szCs w:val="20"/>
        </w:rPr>
      </w:pPr>
      <w:r>
        <w:rPr>
          <w:rFonts w:ascii="Arial"/>
          <w:sz w:val="17"/>
        </w:rPr>
        <w:br w:type="page"/>
      </w:r>
    </w:p>
    <w:p w14:paraId="763F7B79" w14:textId="77777777" w:rsidR="00B15701" w:rsidRPr="00250706" w:rsidRDefault="00B15701" w:rsidP="0018236F">
      <w:pPr>
        <w:spacing w:before="120"/>
        <w:jc w:val="both"/>
        <w:rPr>
          <w:b/>
        </w:rPr>
      </w:pPr>
      <w:bookmarkStart w:id="0" w:name="Abstract"/>
      <w:bookmarkEnd w:id="0"/>
      <w:r w:rsidRPr="00250706">
        <w:rPr>
          <w:b/>
        </w:rPr>
        <w:lastRenderedPageBreak/>
        <w:t>ABSTRACT</w:t>
      </w:r>
    </w:p>
    <w:p w14:paraId="7C70C5D8" w14:textId="77777777" w:rsidR="00B15701" w:rsidRPr="00250706" w:rsidRDefault="00B15701" w:rsidP="0018236F">
      <w:pPr>
        <w:spacing w:before="120"/>
        <w:jc w:val="both"/>
      </w:pPr>
    </w:p>
    <w:p w14:paraId="0D62D719" w14:textId="77777777" w:rsidR="00D370C4" w:rsidRPr="00250706" w:rsidRDefault="000475A0" w:rsidP="0018236F">
      <w:pPr>
        <w:spacing w:before="120"/>
        <w:ind w:firstLine="288"/>
        <w:jc w:val="both"/>
      </w:pPr>
      <w:r w:rsidRPr="00250706">
        <w:t>The</w:t>
      </w:r>
      <w:r w:rsidRPr="00250706">
        <w:rPr>
          <w:spacing w:val="-9"/>
        </w:rPr>
        <w:t xml:space="preserve"> </w:t>
      </w:r>
      <w:r w:rsidRPr="00250706">
        <w:t>2017-2018</w:t>
      </w:r>
      <w:r w:rsidRPr="00250706">
        <w:rPr>
          <w:spacing w:val="-9"/>
        </w:rPr>
        <w:t xml:space="preserve"> </w:t>
      </w:r>
      <w:r w:rsidR="0B98A9CA" w:rsidRPr="00250706">
        <w:rPr>
          <w:spacing w:val="-9"/>
        </w:rPr>
        <w:t>N</w:t>
      </w:r>
      <w:r w:rsidR="2E0D7C76" w:rsidRPr="00250706">
        <w:rPr>
          <w:spacing w:val="-9"/>
        </w:rPr>
        <w:t xml:space="preserve">orth American </w:t>
      </w:r>
      <w:r w:rsidRPr="00250706">
        <w:t>influenza</w:t>
      </w:r>
      <w:r w:rsidRPr="00250706">
        <w:rPr>
          <w:spacing w:val="-9"/>
        </w:rPr>
        <w:t xml:space="preserve"> </w:t>
      </w:r>
      <w:r w:rsidRPr="00250706">
        <w:t>season</w:t>
      </w:r>
      <w:r w:rsidRPr="00250706">
        <w:rPr>
          <w:spacing w:val="-9"/>
        </w:rPr>
        <w:t xml:space="preserve"> </w:t>
      </w:r>
      <w:r w:rsidRPr="00250706">
        <w:t>caused</w:t>
      </w:r>
      <w:r w:rsidRPr="00250706">
        <w:rPr>
          <w:spacing w:val="-9"/>
        </w:rPr>
        <w:t xml:space="preserve"> </w:t>
      </w:r>
      <w:r w:rsidRPr="00250706">
        <w:t>more</w:t>
      </w:r>
      <w:r w:rsidRPr="00250706">
        <w:rPr>
          <w:spacing w:val="-9"/>
        </w:rPr>
        <w:t xml:space="preserve"> </w:t>
      </w:r>
      <w:r w:rsidRPr="00250706">
        <w:t>hospitalizations</w:t>
      </w:r>
      <w:r w:rsidRPr="00250706">
        <w:rPr>
          <w:spacing w:val="-9"/>
        </w:rPr>
        <w:t xml:space="preserve"> </w:t>
      </w:r>
      <w:r w:rsidRPr="00250706">
        <w:t>and</w:t>
      </w:r>
      <w:r w:rsidRPr="00250706">
        <w:rPr>
          <w:spacing w:val="-9"/>
        </w:rPr>
        <w:t xml:space="preserve"> </w:t>
      </w:r>
      <w:r w:rsidRPr="00250706">
        <w:t>deaths</w:t>
      </w:r>
      <w:r w:rsidRPr="00250706">
        <w:rPr>
          <w:spacing w:val="-9"/>
        </w:rPr>
        <w:t xml:space="preserve"> </w:t>
      </w:r>
      <w:r w:rsidRPr="00250706">
        <w:t>than</w:t>
      </w:r>
      <w:r w:rsidRPr="00250706">
        <w:rPr>
          <w:spacing w:val="-9"/>
        </w:rPr>
        <w:t xml:space="preserve"> </w:t>
      </w:r>
      <w:r w:rsidRPr="00250706">
        <w:t>any</w:t>
      </w:r>
      <w:r w:rsidRPr="00250706">
        <w:rPr>
          <w:spacing w:val="-9"/>
        </w:rPr>
        <w:t xml:space="preserve"> </w:t>
      </w:r>
      <w:r w:rsidRPr="00250706">
        <w:t>year</w:t>
      </w:r>
      <w:r w:rsidRPr="00250706">
        <w:rPr>
          <w:spacing w:val="-9"/>
        </w:rPr>
        <w:t xml:space="preserve"> </w:t>
      </w:r>
      <w:r w:rsidRPr="00250706">
        <w:t>since</w:t>
      </w:r>
      <w:r w:rsidRPr="00250706">
        <w:rPr>
          <w:spacing w:val="-9"/>
        </w:rPr>
        <w:t xml:space="preserve"> </w:t>
      </w:r>
      <w:r w:rsidRPr="00250706">
        <w:t>the</w:t>
      </w:r>
      <w:r w:rsidRPr="00250706">
        <w:rPr>
          <w:spacing w:val="-9"/>
        </w:rPr>
        <w:t xml:space="preserve"> </w:t>
      </w:r>
      <w:r w:rsidRPr="00250706">
        <w:t>2009 H1N1</w:t>
      </w:r>
      <w:r w:rsidRPr="00250706">
        <w:rPr>
          <w:spacing w:val="-7"/>
        </w:rPr>
        <w:t xml:space="preserve"> </w:t>
      </w:r>
      <w:r w:rsidRPr="00250706">
        <w:t>pandemic.</w:t>
      </w:r>
      <w:r w:rsidRPr="00250706">
        <w:rPr>
          <w:spacing w:val="5"/>
        </w:rPr>
        <w:t xml:space="preserve"> </w:t>
      </w:r>
      <w:r w:rsidRPr="00250706">
        <w:t>The</w:t>
      </w:r>
      <w:r w:rsidRPr="00250706">
        <w:rPr>
          <w:spacing w:val="-7"/>
        </w:rPr>
        <w:t xml:space="preserve"> </w:t>
      </w:r>
      <w:r w:rsidRPr="00250706">
        <w:t>majority</w:t>
      </w:r>
      <w:r w:rsidRPr="00250706">
        <w:rPr>
          <w:spacing w:val="-7"/>
        </w:rPr>
        <w:t xml:space="preserve"> </w:t>
      </w:r>
      <w:r w:rsidRPr="00250706">
        <w:t>of</w:t>
      </w:r>
      <w:r w:rsidRPr="00250706">
        <w:rPr>
          <w:spacing w:val="-7"/>
        </w:rPr>
        <w:t xml:space="preserve"> </w:t>
      </w:r>
      <w:r w:rsidRPr="00250706">
        <w:t>recorded</w:t>
      </w:r>
      <w:r w:rsidRPr="00250706">
        <w:rPr>
          <w:spacing w:val="-7"/>
        </w:rPr>
        <w:t xml:space="preserve"> </w:t>
      </w:r>
      <w:r w:rsidRPr="00250706">
        <w:t>influenza</w:t>
      </w:r>
      <w:r w:rsidRPr="00250706">
        <w:rPr>
          <w:spacing w:val="-7"/>
        </w:rPr>
        <w:t xml:space="preserve"> </w:t>
      </w:r>
      <w:r w:rsidRPr="00250706">
        <w:t>infections</w:t>
      </w:r>
      <w:r w:rsidRPr="00250706">
        <w:rPr>
          <w:spacing w:val="-7"/>
        </w:rPr>
        <w:t xml:space="preserve"> </w:t>
      </w:r>
      <w:r w:rsidRPr="00250706">
        <w:t>were</w:t>
      </w:r>
      <w:r w:rsidRPr="00250706">
        <w:rPr>
          <w:spacing w:val="-7"/>
        </w:rPr>
        <w:t xml:space="preserve"> </w:t>
      </w:r>
      <w:r w:rsidRPr="00250706">
        <w:t>caused</w:t>
      </w:r>
      <w:r w:rsidRPr="00250706">
        <w:rPr>
          <w:spacing w:val="-7"/>
        </w:rPr>
        <w:t xml:space="preserve"> </w:t>
      </w:r>
      <w:r w:rsidRPr="00250706">
        <w:t>by</w:t>
      </w:r>
      <w:r w:rsidRPr="00250706">
        <w:rPr>
          <w:spacing w:val="-7"/>
        </w:rPr>
        <w:t xml:space="preserve"> </w:t>
      </w:r>
      <w:r w:rsidR="00805B7D" w:rsidRPr="00250706">
        <w:t>A(H3N2)</w:t>
      </w:r>
      <w:r w:rsidRPr="00250706">
        <w:rPr>
          <w:spacing w:val="-7"/>
        </w:rPr>
        <w:t xml:space="preserve"> </w:t>
      </w:r>
      <w:r w:rsidRPr="00250706">
        <w:t>viruses,</w:t>
      </w:r>
      <w:r w:rsidRPr="00250706">
        <w:rPr>
          <w:spacing w:val="-6"/>
        </w:rPr>
        <w:t xml:space="preserve"> </w:t>
      </w:r>
      <w:r w:rsidRPr="00250706">
        <w:t xml:space="preserve">with most of the virus’s North American diversity falling into the A2 clade. Within A2, we observe a subclade which we call A2/re that rose to comprise almost 70% of </w:t>
      </w:r>
      <w:r w:rsidR="00805B7D" w:rsidRPr="00250706">
        <w:t>A(H3N2)</w:t>
      </w:r>
      <w:r w:rsidRPr="00250706">
        <w:t xml:space="preserve"> viruses </w:t>
      </w:r>
      <w:r w:rsidR="002A28F2" w:rsidRPr="00250706">
        <w:t xml:space="preserve">circulating in North America </w:t>
      </w:r>
      <w:r w:rsidRPr="00250706">
        <w:t xml:space="preserve">by early 2018. Unlike most fast-growing clades, </w:t>
      </w:r>
      <w:r w:rsidRPr="00250706">
        <w:rPr>
          <w:spacing w:val="-3"/>
        </w:rPr>
        <w:t xml:space="preserve">however, </w:t>
      </w:r>
      <w:r w:rsidRPr="00250706">
        <w:t xml:space="preserve">A2/re contains no amino acid substitutions in the </w:t>
      </w:r>
      <w:r w:rsidR="00203B94" w:rsidRPr="00250706">
        <w:t>hemagglutinin  (</w:t>
      </w:r>
      <w:r w:rsidRPr="00250706">
        <w:t>HA</w:t>
      </w:r>
      <w:r w:rsidR="00203B94" w:rsidRPr="00250706">
        <w:t>)</w:t>
      </w:r>
      <w:r w:rsidRPr="00250706">
        <w:t xml:space="preserve"> segment. Moreover, </w:t>
      </w:r>
      <w:r w:rsidR="30D01B88" w:rsidRPr="00250706">
        <w:t>HI assays did not suggest substantial antigenic differences between A2/re viruses and viruses sampled during the 2016-2017 season</w:t>
      </w:r>
      <w:r w:rsidRPr="00250706">
        <w:t>. Rather, we observe that the A2/re clade was the result of a reassortment</w:t>
      </w:r>
      <w:r w:rsidR="00DD6D2F" w:rsidRPr="00250706">
        <w:t xml:space="preserve"> event</w:t>
      </w:r>
      <w:r w:rsidRPr="00250706">
        <w:t xml:space="preserve"> that occurred in late 2016 or early 2017 and involved the combination of the HA</w:t>
      </w:r>
      <w:r w:rsidR="00DD6D2F" w:rsidRPr="00250706">
        <w:t xml:space="preserve"> </w:t>
      </w:r>
      <w:r w:rsidRPr="00250706">
        <w:t>and PB1 segments of an A2 virus with</w:t>
      </w:r>
      <w:r w:rsidR="00203B94" w:rsidRPr="00250706">
        <w:t xml:space="preserve"> neuraminidase (NA) and</w:t>
      </w:r>
      <w:r w:rsidRPr="00250706">
        <w:t xml:space="preserve"> other</w:t>
      </w:r>
      <w:r w:rsidR="00203B94" w:rsidRPr="00250706">
        <w:t xml:space="preserve"> </w:t>
      </w:r>
      <w:r w:rsidRPr="00250706">
        <w:t xml:space="preserve">segments a virus from the clade A1b. The success of this clade shows the need for antigenic analysis that targets </w:t>
      </w:r>
      <w:bookmarkStart w:id="1" w:name="OLE_LINK5"/>
      <w:bookmarkStart w:id="2" w:name="OLE_LINK9"/>
      <w:r w:rsidR="00203B94" w:rsidRPr="00250706">
        <w:t>NA</w:t>
      </w:r>
      <w:r w:rsidRPr="00250706">
        <w:t xml:space="preserve"> </w:t>
      </w:r>
      <w:bookmarkEnd w:id="1"/>
      <w:bookmarkEnd w:id="2"/>
      <w:r w:rsidRPr="00250706">
        <w:t xml:space="preserve">in addition to </w:t>
      </w:r>
      <w:r w:rsidR="00203B94" w:rsidRPr="00250706">
        <w:t>HA</w:t>
      </w:r>
      <w:r w:rsidRPr="00250706">
        <w:t>.</w:t>
      </w:r>
      <w:r w:rsidR="00203B94" w:rsidRPr="00250706">
        <w:t xml:space="preserve"> O</w:t>
      </w:r>
      <w:r w:rsidRPr="00250706">
        <w:t>ur results illustrate</w:t>
      </w:r>
      <w:r w:rsidR="00203B94" w:rsidRPr="00250706">
        <w:t xml:space="preserve"> the potential for non-HA drivers of viral success and</w:t>
      </w:r>
      <w:r w:rsidRPr="00250706">
        <w:t xml:space="preserve"> </w:t>
      </w:r>
      <w:r w:rsidR="00203B94" w:rsidRPr="00250706">
        <w:t xml:space="preserve">necessitate </w:t>
      </w:r>
      <w:r w:rsidRPr="00250706">
        <w:t xml:space="preserve">the need for more thorough tracking of full </w:t>
      </w:r>
      <w:r w:rsidR="00DD6D2F" w:rsidRPr="00250706">
        <w:t xml:space="preserve">viral </w:t>
      </w:r>
      <w:r w:rsidRPr="00250706">
        <w:t>genomes</w:t>
      </w:r>
      <w:r w:rsidR="30D01B88" w:rsidRPr="00250706">
        <w:t xml:space="preserve"> </w:t>
      </w:r>
      <w:r w:rsidRPr="00250706">
        <w:t>to</w:t>
      </w:r>
      <w:r w:rsidR="00203B94" w:rsidRPr="00250706">
        <w:t xml:space="preserve"> better</w:t>
      </w:r>
      <w:r w:rsidRPr="00250706">
        <w:t xml:space="preserve"> understand the dynamics of influenza</w:t>
      </w:r>
      <w:r w:rsidRPr="00250706">
        <w:rPr>
          <w:spacing w:val="-21"/>
        </w:rPr>
        <w:t xml:space="preserve"> </w:t>
      </w:r>
      <w:r w:rsidRPr="00250706">
        <w:t>epidemics.</w:t>
      </w:r>
    </w:p>
    <w:p w14:paraId="23E295A7" w14:textId="72BAAC8A" w:rsidR="00233313" w:rsidRDefault="00233313">
      <w:r>
        <w:br w:type="page"/>
      </w:r>
    </w:p>
    <w:p w14:paraId="4693EAA7" w14:textId="77777777" w:rsidR="00B15701" w:rsidRPr="00250706" w:rsidRDefault="00B15701" w:rsidP="0018236F">
      <w:pPr>
        <w:pStyle w:val="BodyText"/>
        <w:spacing w:before="120"/>
        <w:jc w:val="both"/>
        <w:rPr>
          <w:b/>
          <w:sz w:val="22"/>
          <w:szCs w:val="22"/>
        </w:rPr>
      </w:pPr>
      <w:r w:rsidRPr="00250706">
        <w:rPr>
          <w:b/>
          <w:sz w:val="22"/>
          <w:szCs w:val="22"/>
        </w:rPr>
        <w:lastRenderedPageBreak/>
        <w:t>INTRODUCTION</w:t>
      </w:r>
    </w:p>
    <w:p w14:paraId="339DF158" w14:textId="77777777" w:rsidR="00694ED1" w:rsidRDefault="00694ED1" w:rsidP="0018236F">
      <w:pPr>
        <w:pStyle w:val="BodyText"/>
        <w:spacing w:before="120"/>
        <w:rPr>
          <w:sz w:val="22"/>
          <w:szCs w:val="22"/>
        </w:rPr>
      </w:pPr>
    </w:p>
    <w:p w14:paraId="4D408D4B" w14:textId="77777777" w:rsidR="00694ED1" w:rsidRDefault="00694ED1" w:rsidP="0018236F">
      <w:pPr>
        <w:pStyle w:val="BodyText"/>
        <w:spacing w:before="120"/>
        <w:rPr>
          <w:sz w:val="22"/>
          <w:szCs w:val="22"/>
        </w:rPr>
      </w:pPr>
      <w:r>
        <w:rPr>
          <w:sz w:val="22"/>
          <w:szCs w:val="22"/>
        </w:rPr>
        <w:tab/>
      </w:r>
      <w:r w:rsidR="00805B7D" w:rsidRPr="00250706">
        <w:rPr>
          <w:sz w:val="22"/>
          <w:szCs w:val="22"/>
        </w:rPr>
        <w:t>I</w:t>
      </w:r>
      <w:r w:rsidR="000475A0" w:rsidRPr="00250706">
        <w:rPr>
          <w:sz w:val="22"/>
          <w:szCs w:val="22"/>
        </w:rPr>
        <w:t xml:space="preserve">nfluenza </w:t>
      </w:r>
      <w:r w:rsidR="00805B7D" w:rsidRPr="00250706">
        <w:rPr>
          <w:sz w:val="22"/>
          <w:szCs w:val="22"/>
        </w:rPr>
        <w:t xml:space="preserve">virus </w:t>
      </w:r>
      <w:r w:rsidR="000475A0" w:rsidRPr="00250706">
        <w:rPr>
          <w:sz w:val="22"/>
          <w:szCs w:val="22"/>
        </w:rPr>
        <w:t>epidemics cause significant morbidity and mortality with about 10% of the global population in</w:t>
      </w:r>
      <w:r w:rsidR="19D10634" w:rsidRPr="00250706">
        <w:rPr>
          <w:sz w:val="22"/>
          <w:szCs w:val="22"/>
        </w:rPr>
        <w:t>f</w:t>
      </w:r>
      <w:r w:rsidR="000475A0" w:rsidRPr="00250706">
        <w:rPr>
          <w:sz w:val="22"/>
          <w:szCs w:val="22"/>
        </w:rPr>
        <w:t xml:space="preserve">ected </w:t>
      </w:r>
      <w:r w:rsidR="00805B7D" w:rsidRPr="00250706">
        <w:rPr>
          <w:sz w:val="22"/>
          <w:szCs w:val="22"/>
        </w:rPr>
        <w:t>annually</w:t>
      </w:r>
      <w:r w:rsidR="000475A0" w:rsidRPr="00250706">
        <w:rPr>
          <w:sz w:val="22"/>
          <w:szCs w:val="22"/>
        </w:rPr>
        <w:t xml:space="preserve"> </w:t>
      </w:r>
      <w:hyperlink w:anchor="_bookmark36" w:history="1">
        <w:r w:rsidR="000475A0" w:rsidRPr="00250706">
          <w:rPr>
            <w:spacing w:val="-3"/>
            <w:sz w:val="22"/>
            <w:szCs w:val="22"/>
          </w:rPr>
          <w:t xml:space="preserve">(World </w:t>
        </w:r>
        <w:r w:rsidR="000475A0" w:rsidRPr="00250706">
          <w:rPr>
            <w:sz w:val="22"/>
            <w:szCs w:val="22"/>
          </w:rPr>
          <w:t>Health Organization,</w:t>
        </w:r>
      </w:hyperlink>
      <w:r w:rsidR="000475A0" w:rsidRPr="00250706">
        <w:rPr>
          <w:sz w:val="22"/>
          <w:szCs w:val="22"/>
        </w:rPr>
        <w:t xml:space="preserve"> </w:t>
      </w:r>
      <w:hyperlink w:anchor="_bookmark36" w:history="1">
        <w:r w:rsidR="000475A0" w:rsidRPr="00250706">
          <w:rPr>
            <w:sz w:val="22"/>
            <w:szCs w:val="22"/>
          </w:rPr>
          <w:t>2018)</w:t>
        </w:r>
        <w:r w:rsidR="00805B7D" w:rsidRPr="00250706">
          <w:rPr>
            <w:sz w:val="22"/>
            <w:szCs w:val="22"/>
          </w:rPr>
          <w:t xml:space="preserve"> and most recent mortality estimates indicate that there are 291,000 – 645,000 influenza virus associated death </w:t>
        </w:r>
        <w:r w:rsidR="005552CE" w:rsidRPr="00250706">
          <w:rPr>
            <w:sz w:val="22"/>
            <w:szCs w:val="22"/>
          </w:rPr>
          <w:t xml:space="preserve">each year </w:t>
        </w:r>
        <w:r w:rsidR="00EB165D">
          <w:rPr>
            <w:sz w:val="22"/>
            <w:szCs w:val="22"/>
          </w:rPr>
          <w:t>(</w:t>
        </w:r>
        <w:proofErr w:type="spellStart"/>
        <w:r w:rsidR="00805B7D" w:rsidRPr="00250706">
          <w:rPr>
            <w:sz w:val="22"/>
            <w:szCs w:val="22"/>
          </w:rPr>
          <w:t>Iuliano</w:t>
        </w:r>
        <w:proofErr w:type="spellEnd"/>
        <w:r w:rsidR="00805B7D" w:rsidRPr="00250706">
          <w:rPr>
            <w:sz w:val="22"/>
            <w:szCs w:val="22"/>
          </w:rPr>
          <w:t>, 2017</w:t>
        </w:r>
        <w:r w:rsidR="00EB165D">
          <w:rPr>
            <w:sz w:val="22"/>
            <w:szCs w:val="22"/>
          </w:rPr>
          <w:t>)</w:t>
        </w:r>
        <w:r w:rsidR="000475A0" w:rsidRPr="00250706">
          <w:rPr>
            <w:sz w:val="22"/>
            <w:szCs w:val="22"/>
          </w:rPr>
          <w:t>.</w:t>
        </w:r>
      </w:hyperlink>
      <w:r w:rsidR="000475A0" w:rsidRPr="00250706">
        <w:rPr>
          <w:sz w:val="22"/>
          <w:szCs w:val="22"/>
        </w:rPr>
        <w:t xml:space="preserve"> </w:t>
      </w:r>
      <w:r w:rsidR="00805B7D" w:rsidRPr="00250706">
        <w:rPr>
          <w:sz w:val="22"/>
          <w:szCs w:val="22"/>
        </w:rPr>
        <w:t xml:space="preserve">Seasonality of influenza epidemics can vary by geographic location. </w:t>
      </w:r>
      <w:r w:rsidR="000475A0" w:rsidRPr="00250706">
        <w:rPr>
          <w:sz w:val="22"/>
          <w:szCs w:val="22"/>
        </w:rPr>
        <w:t xml:space="preserve">In temperate regions, influenza activity typically peaks in mid-winter, while seasonal patterns are less stereotypical in tropical or subtropical regions </w:t>
      </w:r>
      <w:hyperlink w:anchor="_bookmark28" w:history="1">
        <w:r w:rsidR="000475A0" w:rsidRPr="00250706">
          <w:rPr>
            <w:sz w:val="22"/>
            <w:szCs w:val="22"/>
          </w:rPr>
          <w:t>(</w:t>
        </w:r>
        <w:proofErr w:type="spellStart"/>
        <w:r w:rsidR="000475A0" w:rsidRPr="00250706">
          <w:rPr>
            <w:sz w:val="22"/>
            <w:szCs w:val="22"/>
          </w:rPr>
          <w:t>Petrova</w:t>
        </w:r>
        <w:proofErr w:type="spellEnd"/>
        <w:r w:rsidR="000475A0" w:rsidRPr="00250706">
          <w:rPr>
            <w:sz w:val="22"/>
            <w:szCs w:val="22"/>
          </w:rPr>
          <w:t xml:space="preserve"> and Russell,</w:t>
        </w:r>
      </w:hyperlink>
      <w:r w:rsidR="000475A0" w:rsidRPr="00250706">
        <w:rPr>
          <w:sz w:val="22"/>
          <w:szCs w:val="22"/>
        </w:rPr>
        <w:t xml:space="preserve"> </w:t>
      </w:r>
      <w:hyperlink w:anchor="_bookmark28" w:history="1">
        <w:r w:rsidR="000475A0" w:rsidRPr="00250706">
          <w:rPr>
            <w:sz w:val="22"/>
            <w:szCs w:val="22"/>
          </w:rPr>
          <w:t>2018).</w:t>
        </w:r>
      </w:hyperlink>
      <w:r w:rsidR="000475A0" w:rsidRPr="00250706">
        <w:rPr>
          <w:sz w:val="22"/>
          <w:szCs w:val="22"/>
        </w:rPr>
        <w:t xml:space="preserve"> </w:t>
      </w:r>
      <w:r w:rsidR="00805B7D" w:rsidRPr="00250706">
        <w:rPr>
          <w:sz w:val="22"/>
          <w:szCs w:val="22"/>
        </w:rPr>
        <w:t xml:space="preserve">Additionally, the severity of influenza epidemics can also vary by season and geography. The 2017-18 influenza season in the United States was the most severe </w:t>
      </w:r>
      <w:r w:rsidR="00760C9C" w:rsidRPr="00250706">
        <w:rPr>
          <w:sz w:val="22"/>
          <w:szCs w:val="22"/>
        </w:rPr>
        <w:t xml:space="preserve">epidemic </w:t>
      </w:r>
      <w:r w:rsidR="00805B7D" w:rsidRPr="00250706">
        <w:rPr>
          <w:sz w:val="22"/>
          <w:szCs w:val="22"/>
        </w:rPr>
        <w:t xml:space="preserve">since </w:t>
      </w:r>
      <w:r w:rsidR="00760C9C" w:rsidRPr="00250706">
        <w:rPr>
          <w:sz w:val="22"/>
          <w:szCs w:val="22"/>
        </w:rPr>
        <w:t xml:space="preserve">the </w:t>
      </w:r>
      <w:r w:rsidR="00805B7D" w:rsidRPr="00250706">
        <w:rPr>
          <w:sz w:val="22"/>
          <w:szCs w:val="22"/>
        </w:rPr>
        <w:t xml:space="preserve">2003-04 season, </w:t>
      </w:r>
      <w:r w:rsidR="19D10634" w:rsidRPr="00250706">
        <w:rPr>
          <w:sz w:val="22"/>
          <w:szCs w:val="22"/>
        </w:rPr>
        <w:t>resulting</w:t>
      </w:r>
      <w:r w:rsidR="00760C9C" w:rsidRPr="00250706">
        <w:rPr>
          <w:sz w:val="22"/>
          <w:szCs w:val="22"/>
        </w:rPr>
        <w:t xml:space="preserve"> </w:t>
      </w:r>
      <w:r w:rsidR="00805B7D" w:rsidRPr="00250706">
        <w:rPr>
          <w:sz w:val="22"/>
          <w:szCs w:val="22"/>
        </w:rPr>
        <w:t>in ~</w:t>
      </w:r>
      <w:r w:rsidR="00760C9C" w:rsidRPr="00250706">
        <w:rPr>
          <w:sz w:val="22"/>
          <w:szCs w:val="22"/>
        </w:rPr>
        <w:t>79</w:t>
      </w:r>
      <w:r w:rsidR="00805B7D" w:rsidRPr="00250706">
        <w:rPr>
          <w:sz w:val="22"/>
          <w:szCs w:val="22"/>
        </w:rPr>
        <w:t>,000 deaths and more than 330,000 hospitalizations in the United States alone</w:t>
      </w:r>
      <w:r w:rsidR="00B3434A" w:rsidRPr="00250706">
        <w:rPr>
          <w:sz w:val="22"/>
          <w:szCs w:val="22"/>
        </w:rPr>
        <w:t xml:space="preserve"> (Garten et al., 2018)</w:t>
      </w:r>
      <w:r>
        <w:rPr>
          <w:sz w:val="22"/>
          <w:szCs w:val="22"/>
        </w:rPr>
        <w:t xml:space="preserve">. </w:t>
      </w:r>
    </w:p>
    <w:p w14:paraId="4079454C" w14:textId="77777777" w:rsidR="000168A8" w:rsidRDefault="00694ED1" w:rsidP="0018236F">
      <w:pPr>
        <w:pStyle w:val="BodyText"/>
        <w:spacing w:before="120"/>
        <w:rPr>
          <w:sz w:val="22"/>
          <w:szCs w:val="22"/>
        </w:rPr>
      </w:pPr>
      <w:r>
        <w:rPr>
          <w:sz w:val="22"/>
          <w:szCs w:val="22"/>
        </w:rPr>
        <w:tab/>
      </w:r>
      <w:r w:rsidR="00760C9C" w:rsidRPr="00250706">
        <w:rPr>
          <w:sz w:val="22"/>
          <w:szCs w:val="22"/>
        </w:rPr>
        <w:t>Throughout life h</w:t>
      </w:r>
      <w:r w:rsidR="000475A0" w:rsidRPr="00250706">
        <w:rPr>
          <w:sz w:val="22"/>
          <w:szCs w:val="22"/>
        </w:rPr>
        <w:t xml:space="preserve">umans </w:t>
      </w:r>
      <w:r w:rsidR="00760C9C" w:rsidRPr="00250706">
        <w:rPr>
          <w:spacing w:val="-16"/>
          <w:sz w:val="22"/>
          <w:szCs w:val="22"/>
        </w:rPr>
        <w:t>are</w:t>
      </w:r>
      <w:r w:rsidR="005552CE" w:rsidRPr="00250706">
        <w:rPr>
          <w:sz w:val="22"/>
          <w:szCs w:val="22"/>
        </w:rPr>
        <w:t xml:space="preserve"> </w:t>
      </w:r>
      <w:r w:rsidR="000475A0" w:rsidRPr="00250706">
        <w:rPr>
          <w:sz w:val="22"/>
          <w:szCs w:val="22"/>
        </w:rPr>
        <w:t>repeatedly infected by influenza viruses</w:t>
      </w:r>
      <w:r w:rsidR="00760C9C" w:rsidRPr="00250706">
        <w:rPr>
          <w:sz w:val="22"/>
          <w:szCs w:val="22"/>
        </w:rPr>
        <w:t>,</w:t>
      </w:r>
      <w:r w:rsidR="00997C6B" w:rsidRPr="00250706">
        <w:rPr>
          <w:spacing w:val="-16"/>
          <w:sz w:val="22"/>
          <w:szCs w:val="22"/>
        </w:rPr>
        <w:t xml:space="preserve"> primarily </w:t>
      </w:r>
      <w:r w:rsidR="000475A0" w:rsidRPr="00250706">
        <w:rPr>
          <w:sz w:val="22"/>
          <w:szCs w:val="22"/>
        </w:rPr>
        <w:t>due to antigenic drift</w:t>
      </w:r>
      <w:r w:rsidR="00F15E91" w:rsidRPr="00250706">
        <w:rPr>
          <w:sz w:val="22"/>
          <w:szCs w:val="22"/>
        </w:rPr>
        <w:t xml:space="preserve"> </w:t>
      </w:r>
      <w:r w:rsidR="000475A0" w:rsidRPr="00250706">
        <w:rPr>
          <w:sz w:val="22"/>
          <w:szCs w:val="22"/>
        </w:rPr>
        <w:t xml:space="preserve">wherein </w:t>
      </w:r>
      <w:r w:rsidR="005552CE" w:rsidRPr="00250706">
        <w:rPr>
          <w:sz w:val="22"/>
          <w:szCs w:val="22"/>
        </w:rPr>
        <w:t xml:space="preserve">amino acid substitutions in the </w:t>
      </w:r>
      <w:r w:rsidR="00B50C16" w:rsidRPr="00250706">
        <w:rPr>
          <w:sz w:val="22"/>
          <w:szCs w:val="22"/>
        </w:rPr>
        <w:t>hemagglutinin</w:t>
      </w:r>
      <w:r w:rsidR="00533658" w:rsidRPr="00250706">
        <w:rPr>
          <w:sz w:val="22"/>
          <w:szCs w:val="22"/>
        </w:rPr>
        <w:t xml:space="preserve"> (HA)</w:t>
      </w:r>
      <w:r w:rsidR="00B50C16" w:rsidRPr="00250706">
        <w:rPr>
          <w:sz w:val="22"/>
          <w:szCs w:val="22"/>
        </w:rPr>
        <w:t xml:space="preserve"> </w:t>
      </w:r>
      <w:r w:rsidR="005552CE" w:rsidRPr="00250706">
        <w:rPr>
          <w:sz w:val="22"/>
          <w:szCs w:val="22"/>
        </w:rPr>
        <w:t>and</w:t>
      </w:r>
      <w:r w:rsidR="00760C9C" w:rsidRPr="00250706">
        <w:rPr>
          <w:sz w:val="22"/>
          <w:szCs w:val="22"/>
        </w:rPr>
        <w:t>/or</w:t>
      </w:r>
      <w:r w:rsidR="00533658" w:rsidRPr="00250706">
        <w:rPr>
          <w:sz w:val="22"/>
          <w:szCs w:val="22"/>
        </w:rPr>
        <w:t xml:space="preserve"> </w:t>
      </w:r>
      <w:r w:rsidR="00A958A6" w:rsidRPr="00250706">
        <w:rPr>
          <w:sz w:val="22"/>
          <w:szCs w:val="22"/>
        </w:rPr>
        <w:t>neuraminidase</w:t>
      </w:r>
      <w:r w:rsidR="00533658" w:rsidRPr="00250706">
        <w:rPr>
          <w:sz w:val="22"/>
          <w:szCs w:val="22"/>
        </w:rPr>
        <w:t xml:space="preserve"> (NA)</w:t>
      </w:r>
      <w:r w:rsidR="000475A0" w:rsidRPr="00250706">
        <w:rPr>
          <w:sz w:val="22"/>
          <w:szCs w:val="22"/>
        </w:rPr>
        <w:t xml:space="preserve"> surface glycoproteins </w:t>
      </w:r>
      <w:r w:rsidR="005552CE" w:rsidRPr="00250706">
        <w:rPr>
          <w:sz w:val="22"/>
          <w:szCs w:val="22"/>
        </w:rPr>
        <w:t>generate</w:t>
      </w:r>
      <w:r w:rsidR="000475A0" w:rsidRPr="00250706">
        <w:rPr>
          <w:sz w:val="22"/>
          <w:szCs w:val="22"/>
        </w:rPr>
        <w:t xml:space="preserve"> viruses that escape from immunity</w:t>
      </w:r>
      <w:r w:rsidR="00760C9C" w:rsidRPr="00250706">
        <w:rPr>
          <w:sz w:val="22"/>
          <w:szCs w:val="22"/>
        </w:rPr>
        <w:t xml:space="preserve"> </w:t>
      </w:r>
      <w:r w:rsidR="005552CE" w:rsidRPr="00250706">
        <w:rPr>
          <w:sz w:val="22"/>
          <w:szCs w:val="22"/>
        </w:rPr>
        <w:t>induce</w:t>
      </w:r>
      <w:r w:rsidR="00760C9C" w:rsidRPr="00250706">
        <w:rPr>
          <w:sz w:val="22"/>
          <w:szCs w:val="22"/>
        </w:rPr>
        <w:t>d</w:t>
      </w:r>
      <w:r w:rsidR="005552CE" w:rsidRPr="00250706">
        <w:rPr>
          <w:sz w:val="22"/>
          <w:szCs w:val="22"/>
        </w:rPr>
        <w:t xml:space="preserve"> by prior infection or vaccination</w:t>
      </w:r>
      <w:r w:rsidR="000475A0" w:rsidRPr="00250706">
        <w:rPr>
          <w:sz w:val="22"/>
          <w:szCs w:val="22"/>
        </w:rPr>
        <w:t xml:space="preserve">. Out of the four </w:t>
      </w:r>
      <w:r w:rsidR="005552CE" w:rsidRPr="00250706">
        <w:rPr>
          <w:spacing w:val="-13"/>
          <w:sz w:val="22"/>
          <w:szCs w:val="22"/>
        </w:rPr>
        <w:t>co-</w:t>
      </w:r>
      <w:r w:rsidR="000475A0" w:rsidRPr="00250706">
        <w:rPr>
          <w:sz w:val="22"/>
          <w:szCs w:val="22"/>
        </w:rPr>
        <w:t xml:space="preserve">circulating lineages of </w:t>
      </w:r>
      <w:r w:rsidR="005552CE" w:rsidRPr="00250706">
        <w:rPr>
          <w:sz w:val="22"/>
          <w:szCs w:val="22"/>
        </w:rPr>
        <w:t xml:space="preserve">epidemic </w:t>
      </w:r>
      <w:r w:rsidR="000475A0" w:rsidRPr="00250706">
        <w:rPr>
          <w:sz w:val="22"/>
          <w:szCs w:val="22"/>
        </w:rPr>
        <w:t>influenza virus</w:t>
      </w:r>
      <w:r w:rsidR="00760C9C" w:rsidRPr="00250706">
        <w:rPr>
          <w:sz w:val="22"/>
          <w:szCs w:val="22"/>
        </w:rPr>
        <w:t>es</w:t>
      </w:r>
      <w:r w:rsidR="000475A0" w:rsidRPr="00250706">
        <w:rPr>
          <w:sz w:val="22"/>
          <w:szCs w:val="22"/>
        </w:rPr>
        <w:t xml:space="preserve">, </w:t>
      </w:r>
      <w:r w:rsidR="00805B7D" w:rsidRPr="00250706">
        <w:rPr>
          <w:sz w:val="22"/>
          <w:szCs w:val="22"/>
        </w:rPr>
        <w:t>A(H3N2)</w:t>
      </w:r>
      <w:r w:rsidR="000475A0" w:rsidRPr="00250706">
        <w:rPr>
          <w:sz w:val="22"/>
          <w:szCs w:val="22"/>
        </w:rPr>
        <w:t xml:space="preserve"> </w:t>
      </w:r>
      <w:r w:rsidR="005552CE" w:rsidRPr="00250706">
        <w:rPr>
          <w:sz w:val="22"/>
          <w:szCs w:val="22"/>
        </w:rPr>
        <w:t>evolves</w:t>
      </w:r>
      <w:r w:rsidR="000475A0" w:rsidRPr="00250706">
        <w:rPr>
          <w:sz w:val="22"/>
          <w:szCs w:val="22"/>
        </w:rPr>
        <w:t xml:space="preserve"> the most rapidly</w:t>
      </w:r>
      <w:r w:rsidR="00760C9C" w:rsidRPr="00250706">
        <w:rPr>
          <w:sz w:val="22"/>
          <w:szCs w:val="22"/>
        </w:rPr>
        <w:t>,</w:t>
      </w:r>
      <w:r w:rsidR="000475A0" w:rsidRPr="00250706">
        <w:rPr>
          <w:sz w:val="22"/>
          <w:szCs w:val="22"/>
        </w:rPr>
        <w:t xml:space="preserve"> </w:t>
      </w:r>
      <w:r w:rsidR="00B772C2" w:rsidRPr="00250706">
        <w:rPr>
          <w:sz w:val="22"/>
          <w:szCs w:val="22"/>
        </w:rPr>
        <w:t xml:space="preserve">with generally </w:t>
      </w:r>
      <w:r w:rsidR="005552CE" w:rsidRPr="00250706">
        <w:rPr>
          <w:sz w:val="22"/>
          <w:szCs w:val="22"/>
        </w:rPr>
        <w:t>higher circulation levels</w:t>
      </w:r>
      <w:r w:rsidR="00760C9C" w:rsidRPr="00250706">
        <w:rPr>
          <w:sz w:val="22"/>
          <w:szCs w:val="22"/>
        </w:rPr>
        <w:t>,</w:t>
      </w:r>
      <w:r w:rsidR="005552CE" w:rsidRPr="00250706">
        <w:rPr>
          <w:sz w:val="22"/>
          <w:szCs w:val="22"/>
        </w:rPr>
        <w:t xml:space="preserve"> necessitat</w:t>
      </w:r>
      <w:r w:rsidR="00533658" w:rsidRPr="00250706">
        <w:rPr>
          <w:sz w:val="22"/>
          <w:szCs w:val="22"/>
        </w:rPr>
        <w:t>ing</w:t>
      </w:r>
      <w:r w:rsidR="005552CE" w:rsidRPr="00250706">
        <w:rPr>
          <w:sz w:val="22"/>
          <w:szCs w:val="22"/>
        </w:rPr>
        <w:t xml:space="preserve"> </w:t>
      </w:r>
      <w:r w:rsidR="000475A0" w:rsidRPr="00250706">
        <w:rPr>
          <w:sz w:val="22"/>
          <w:szCs w:val="22"/>
        </w:rPr>
        <w:t xml:space="preserve">more frequent updates to the </w:t>
      </w:r>
      <w:r w:rsidR="00760C9C" w:rsidRPr="00250706">
        <w:rPr>
          <w:sz w:val="22"/>
          <w:szCs w:val="22"/>
        </w:rPr>
        <w:t xml:space="preserve">specific </w:t>
      </w:r>
      <w:r w:rsidR="000475A0" w:rsidRPr="00250706">
        <w:rPr>
          <w:sz w:val="22"/>
          <w:szCs w:val="22"/>
        </w:rPr>
        <w:t xml:space="preserve">strain used in the seasonal influenza vaccine </w:t>
      </w:r>
      <w:hyperlink w:anchor="_bookmark7" w:history="1">
        <w:r w:rsidR="000475A0" w:rsidRPr="00250706">
          <w:rPr>
            <w:sz w:val="22"/>
            <w:szCs w:val="22"/>
          </w:rPr>
          <w:t xml:space="preserve">(Bedford </w:t>
        </w:r>
        <w:r w:rsidR="000475A0" w:rsidRPr="00250706">
          <w:rPr>
            <w:i/>
            <w:iCs/>
            <w:sz w:val="22"/>
            <w:szCs w:val="22"/>
          </w:rPr>
          <w:t>et al.</w:t>
        </w:r>
      </w:hyperlink>
      <w:r w:rsidR="000475A0" w:rsidRPr="00250706">
        <w:rPr>
          <w:sz w:val="22"/>
          <w:szCs w:val="22"/>
        </w:rPr>
        <w:t xml:space="preserve">, </w:t>
      </w:r>
      <w:r w:rsidR="009A2969">
        <w:rPr>
          <w:sz w:val="22"/>
          <w:szCs w:val="22"/>
        </w:rPr>
        <w:t xml:space="preserve">2014, Hay </w:t>
      </w:r>
      <w:r w:rsidR="009A2969">
        <w:rPr>
          <w:i/>
          <w:sz w:val="22"/>
          <w:szCs w:val="22"/>
        </w:rPr>
        <w:t>et al.</w:t>
      </w:r>
      <w:r w:rsidR="009A2969">
        <w:rPr>
          <w:sz w:val="22"/>
          <w:szCs w:val="22"/>
        </w:rPr>
        <w:t xml:space="preserve">, 2001). Due </w:t>
      </w:r>
      <w:r w:rsidR="000475A0" w:rsidRPr="00250706">
        <w:rPr>
          <w:sz w:val="22"/>
          <w:szCs w:val="22"/>
        </w:rPr>
        <w:t xml:space="preserve">to ramifications in vaccine strain selection, improvements to tracking and predicting spread of </w:t>
      </w:r>
      <w:r w:rsidR="00805B7D" w:rsidRPr="00250706">
        <w:rPr>
          <w:sz w:val="22"/>
          <w:szCs w:val="22"/>
        </w:rPr>
        <w:t>A(H3N2)</w:t>
      </w:r>
      <w:r w:rsidR="000475A0" w:rsidRPr="00250706">
        <w:rPr>
          <w:sz w:val="22"/>
          <w:szCs w:val="22"/>
        </w:rPr>
        <w:t xml:space="preserve"> variants presents an opportunity for scientific insights to improve public health outcomes </w:t>
      </w:r>
      <w:hyperlink w:anchor="_bookmark23" w:history="1">
        <w:r w:rsidR="000475A0" w:rsidRPr="00250706">
          <w:rPr>
            <w:sz w:val="22"/>
            <w:szCs w:val="22"/>
          </w:rPr>
          <w:t>(Morris</w:t>
        </w:r>
        <w:r w:rsidR="000475A0" w:rsidRPr="00250706">
          <w:rPr>
            <w:spacing w:val="-10"/>
            <w:sz w:val="22"/>
            <w:szCs w:val="22"/>
          </w:rPr>
          <w:t xml:space="preserve"> </w:t>
        </w:r>
        <w:r w:rsidR="000475A0" w:rsidRPr="00250706">
          <w:rPr>
            <w:i/>
            <w:iCs/>
            <w:sz w:val="22"/>
            <w:szCs w:val="22"/>
          </w:rPr>
          <w:t>et</w:t>
        </w:r>
        <w:r w:rsidR="000475A0" w:rsidRPr="00250706">
          <w:rPr>
            <w:i/>
            <w:iCs/>
            <w:spacing w:val="-10"/>
            <w:sz w:val="22"/>
            <w:szCs w:val="22"/>
          </w:rPr>
          <w:t xml:space="preserve"> </w:t>
        </w:r>
        <w:r w:rsidR="000475A0" w:rsidRPr="00250706">
          <w:rPr>
            <w:i/>
            <w:iCs/>
            <w:sz w:val="22"/>
            <w:szCs w:val="22"/>
          </w:rPr>
          <w:t>al.</w:t>
        </w:r>
      </w:hyperlink>
      <w:r w:rsidR="000475A0" w:rsidRPr="00250706">
        <w:rPr>
          <w:sz w:val="22"/>
          <w:szCs w:val="22"/>
        </w:rPr>
        <w:t xml:space="preserve">, </w:t>
      </w:r>
      <w:hyperlink w:anchor="_bookmark23" w:history="1">
        <w:r w:rsidR="000475A0" w:rsidRPr="00250706">
          <w:rPr>
            <w:sz w:val="22"/>
            <w:szCs w:val="22"/>
          </w:rPr>
          <w:t>2017).</w:t>
        </w:r>
      </w:hyperlink>
    </w:p>
    <w:p w14:paraId="0764404A" w14:textId="77777777" w:rsidR="00F64B22" w:rsidRPr="00612FC6" w:rsidRDefault="000168A8" w:rsidP="00612FC6">
      <w:pPr>
        <w:pStyle w:val="NormalWeb"/>
      </w:pPr>
      <w:r>
        <w:rPr>
          <w:sz w:val="22"/>
          <w:szCs w:val="22"/>
        </w:rPr>
        <w:tab/>
      </w:r>
      <w:r w:rsidR="000475A0" w:rsidRPr="00250706">
        <w:rPr>
          <w:sz w:val="22"/>
          <w:szCs w:val="22"/>
        </w:rPr>
        <w:t>Research on influenza antigenic evolution focuses primarily on HA, whose antigenic properties are historically analyzed with hemagglu</w:t>
      </w:r>
      <w:r w:rsidR="00E64074" w:rsidRPr="00250706">
        <w:rPr>
          <w:sz w:val="22"/>
          <w:szCs w:val="22"/>
        </w:rPr>
        <w:t xml:space="preserve">tination inhibition (HI) assays </w:t>
      </w:r>
      <w:hyperlink w:anchor="_bookmark14" w:history="1">
        <w:r w:rsidR="000475A0" w:rsidRPr="00250706">
          <w:rPr>
            <w:sz w:val="22"/>
            <w:szCs w:val="22"/>
          </w:rPr>
          <w:t>(Hirst,</w:t>
        </w:r>
        <w:r w:rsidR="19D10634" w:rsidRPr="00250706">
          <w:rPr>
            <w:sz w:val="22"/>
            <w:szCs w:val="22"/>
          </w:rPr>
          <w:t xml:space="preserve"> </w:t>
        </w:r>
      </w:hyperlink>
      <w:hyperlink w:anchor="_bookmark14" w:history="1">
        <w:r w:rsidR="000475A0" w:rsidRPr="00250706">
          <w:rPr>
            <w:sz w:val="22"/>
            <w:szCs w:val="22"/>
          </w:rPr>
          <w:t>1942).</w:t>
        </w:r>
      </w:hyperlink>
      <w:r w:rsidR="000475A0" w:rsidRPr="00250706">
        <w:rPr>
          <w:sz w:val="22"/>
          <w:szCs w:val="22"/>
        </w:rPr>
        <w:t xml:space="preserve"> </w:t>
      </w:r>
      <w:r w:rsidR="005552CE" w:rsidRPr="00250706">
        <w:rPr>
          <w:sz w:val="22"/>
          <w:szCs w:val="22"/>
        </w:rPr>
        <w:t xml:space="preserve">Amino acid </w:t>
      </w:r>
      <w:r w:rsidR="000475A0" w:rsidRPr="00250706">
        <w:rPr>
          <w:sz w:val="22"/>
          <w:szCs w:val="22"/>
        </w:rPr>
        <w:t>substitutions in epitope regions</w:t>
      </w:r>
      <w:r w:rsidR="00760C9C" w:rsidRPr="00250706">
        <w:rPr>
          <w:sz w:val="22"/>
          <w:szCs w:val="22"/>
        </w:rPr>
        <w:t>, primarily</w:t>
      </w:r>
      <w:r w:rsidR="000475A0" w:rsidRPr="00250706">
        <w:rPr>
          <w:sz w:val="22"/>
          <w:szCs w:val="22"/>
        </w:rPr>
        <w:t xml:space="preserve"> in the globular head of the HA protein</w:t>
      </w:r>
      <w:r w:rsidR="00760C9C" w:rsidRPr="00250706">
        <w:rPr>
          <w:sz w:val="22"/>
          <w:szCs w:val="22"/>
        </w:rPr>
        <w:t>,</w:t>
      </w:r>
      <w:r w:rsidR="000475A0" w:rsidRPr="00250706">
        <w:rPr>
          <w:sz w:val="22"/>
          <w:szCs w:val="22"/>
        </w:rPr>
        <w:t xml:space="preserve"> alter antigenic phenotype of the virus as measured by HI titers </w:t>
      </w:r>
      <w:hyperlink w:anchor="_bookmark7" w:history="1">
        <w:r w:rsidR="000475A0" w:rsidRPr="00250706">
          <w:rPr>
            <w:sz w:val="22"/>
            <w:szCs w:val="22"/>
          </w:rPr>
          <w:t xml:space="preserve">(Bedford </w:t>
        </w:r>
        <w:r w:rsidR="000475A0" w:rsidRPr="00250706">
          <w:rPr>
            <w:i/>
            <w:iCs/>
            <w:sz w:val="22"/>
            <w:szCs w:val="22"/>
          </w:rPr>
          <w:t>et al.</w:t>
        </w:r>
      </w:hyperlink>
      <w:r w:rsidR="000475A0" w:rsidRPr="00250706">
        <w:rPr>
          <w:sz w:val="22"/>
          <w:szCs w:val="22"/>
        </w:rPr>
        <w:t xml:space="preserve">, </w:t>
      </w:r>
      <w:hyperlink w:anchor="_bookmark7" w:history="1">
        <w:r w:rsidR="000475A0" w:rsidRPr="00250706">
          <w:rPr>
            <w:sz w:val="22"/>
            <w:szCs w:val="22"/>
          </w:rPr>
          <w:t>2014;</w:t>
        </w:r>
      </w:hyperlink>
      <w:r w:rsidR="000475A0" w:rsidRPr="00250706">
        <w:rPr>
          <w:sz w:val="22"/>
          <w:szCs w:val="22"/>
        </w:rPr>
        <w:t xml:space="preserve"> </w:t>
      </w:r>
      <w:hyperlink w:anchor="_bookmark19" w:history="1">
        <w:r w:rsidR="000475A0" w:rsidRPr="00250706">
          <w:rPr>
            <w:i/>
            <w:iCs/>
            <w:sz w:val="22"/>
            <w:szCs w:val="22"/>
          </w:rPr>
          <w:t>et al.</w:t>
        </w:r>
        <w:r w:rsidR="000475A0" w:rsidRPr="00250706">
          <w:rPr>
            <w:sz w:val="22"/>
            <w:szCs w:val="22"/>
          </w:rPr>
          <w:t>, 2013;</w:t>
        </w:r>
      </w:hyperlink>
      <w:r w:rsidR="000475A0" w:rsidRPr="00250706">
        <w:rPr>
          <w:sz w:val="22"/>
          <w:szCs w:val="22"/>
        </w:rPr>
        <w:t xml:space="preserve"> </w:t>
      </w:r>
      <w:hyperlink w:anchor="_bookmark19" w:history="1">
        <w:proofErr w:type="spellStart"/>
        <w:r w:rsidR="000475A0" w:rsidRPr="00250706">
          <w:rPr>
            <w:sz w:val="22"/>
            <w:szCs w:val="22"/>
          </w:rPr>
          <w:t>Neher</w:t>
        </w:r>
        <w:proofErr w:type="spellEnd"/>
        <w:r w:rsidR="000475A0" w:rsidRPr="00250706">
          <w:rPr>
            <w:sz w:val="22"/>
            <w:szCs w:val="22"/>
          </w:rPr>
          <w:t xml:space="preserve"> </w:t>
        </w:r>
      </w:hyperlink>
      <w:r w:rsidR="000475A0" w:rsidRPr="00250706">
        <w:rPr>
          <w:i/>
          <w:iCs/>
          <w:sz w:val="22"/>
          <w:szCs w:val="22"/>
        </w:rPr>
        <w:t>et al.</w:t>
      </w:r>
      <w:hyperlink w:anchor="_bookmark24" w:history="1">
        <w:r w:rsidR="000475A0" w:rsidRPr="00250706">
          <w:rPr>
            <w:sz w:val="22"/>
            <w:szCs w:val="22"/>
          </w:rPr>
          <w:t>, 2016;</w:t>
        </w:r>
      </w:hyperlink>
      <w:r w:rsidR="000475A0" w:rsidRPr="00250706">
        <w:rPr>
          <w:sz w:val="22"/>
          <w:szCs w:val="22"/>
        </w:rPr>
        <w:t xml:space="preserve"> </w:t>
      </w:r>
      <w:hyperlink w:anchor="_bookmark24" w:history="1">
        <w:r w:rsidR="000475A0" w:rsidRPr="00250706">
          <w:rPr>
            <w:sz w:val="22"/>
            <w:szCs w:val="22"/>
          </w:rPr>
          <w:t xml:space="preserve">Smith </w:t>
        </w:r>
      </w:hyperlink>
      <w:r w:rsidR="000475A0" w:rsidRPr="00250706">
        <w:rPr>
          <w:i/>
          <w:iCs/>
          <w:sz w:val="22"/>
          <w:szCs w:val="22"/>
        </w:rPr>
        <w:t>et al.</w:t>
      </w:r>
      <w:hyperlink w:anchor="_bookmark32" w:history="1">
        <w:r w:rsidR="000475A0" w:rsidRPr="00250706">
          <w:rPr>
            <w:sz w:val="22"/>
            <w:szCs w:val="22"/>
          </w:rPr>
          <w:t>, 2004).</w:t>
        </w:r>
      </w:hyperlink>
      <w:r w:rsidR="000475A0" w:rsidRPr="00250706">
        <w:rPr>
          <w:sz w:val="22"/>
          <w:szCs w:val="22"/>
        </w:rPr>
        <w:t xml:space="preserve"> </w:t>
      </w:r>
      <w:hyperlink w:anchor="_bookmark32" w:history="1">
        <w:r w:rsidR="000475A0" w:rsidRPr="00250706">
          <w:rPr>
            <w:sz w:val="22"/>
            <w:szCs w:val="22"/>
          </w:rPr>
          <w:t xml:space="preserve">However, </w:t>
        </w:r>
      </w:hyperlink>
      <w:r w:rsidR="000475A0" w:rsidRPr="00250706">
        <w:rPr>
          <w:sz w:val="22"/>
          <w:szCs w:val="22"/>
        </w:rPr>
        <w:t xml:space="preserve">NA evolves at </w:t>
      </w:r>
      <w:r w:rsidR="005552CE" w:rsidRPr="00250706">
        <w:rPr>
          <w:sz w:val="22"/>
          <w:szCs w:val="22"/>
        </w:rPr>
        <w:t xml:space="preserve">nearly the same </w:t>
      </w:r>
      <w:r w:rsidR="000475A0" w:rsidRPr="00250706">
        <w:rPr>
          <w:sz w:val="22"/>
          <w:szCs w:val="22"/>
        </w:rPr>
        <w:t xml:space="preserve">rate </w:t>
      </w:r>
      <w:r w:rsidR="005552CE" w:rsidRPr="00250706">
        <w:rPr>
          <w:sz w:val="22"/>
          <w:szCs w:val="22"/>
        </w:rPr>
        <w:t xml:space="preserve">as </w:t>
      </w:r>
      <w:r w:rsidR="000475A0" w:rsidRPr="00250706">
        <w:rPr>
          <w:sz w:val="22"/>
          <w:szCs w:val="22"/>
        </w:rPr>
        <w:t>HA</w:t>
      </w:r>
      <w:r w:rsidR="005552CE" w:rsidRPr="00250706">
        <w:rPr>
          <w:sz w:val="22"/>
          <w:szCs w:val="22"/>
        </w:rPr>
        <w:t xml:space="preserve"> </w:t>
      </w:r>
      <w:r w:rsidR="000475A0" w:rsidRPr="00250706">
        <w:rPr>
          <w:sz w:val="22"/>
          <w:szCs w:val="22"/>
        </w:rPr>
        <w:t>and has similar</w:t>
      </w:r>
      <w:r w:rsidR="00BB0D95" w:rsidRPr="00250706">
        <w:rPr>
          <w:sz w:val="22"/>
          <w:szCs w:val="22"/>
        </w:rPr>
        <w:t xml:space="preserve"> </w:t>
      </w:r>
      <w:r w:rsidR="000475A0" w:rsidRPr="00250706">
        <w:rPr>
          <w:sz w:val="22"/>
          <w:szCs w:val="22"/>
        </w:rPr>
        <w:t xml:space="preserve">signatures of adaptive evolution (Bhatt </w:t>
      </w:r>
      <w:r w:rsidR="000475A0" w:rsidRPr="00250706">
        <w:rPr>
          <w:i/>
          <w:iCs/>
          <w:sz w:val="22"/>
          <w:szCs w:val="22"/>
        </w:rPr>
        <w:t>et al.</w:t>
      </w:r>
      <w:hyperlink w:anchor="_bookmark8" w:history="1">
        <w:r w:rsidR="000475A0" w:rsidRPr="00250706">
          <w:rPr>
            <w:sz w:val="22"/>
            <w:szCs w:val="22"/>
          </w:rPr>
          <w:t>, 2011).</w:t>
        </w:r>
      </w:hyperlink>
      <w:r w:rsidR="000475A0" w:rsidRPr="00250706">
        <w:rPr>
          <w:sz w:val="22"/>
          <w:szCs w:val="22"/>
        </w:rPr>
        <w:t xml:space="preserve"> Addition</w:t>
      </w:r>
      <w:hyperlink w:anchor="_bookmark8" w:history="1">
        <w:r w:rsidR="000475A0" w:rsidRPr="00250706">
          <w:rPr>
            <w:sz w:val="22"/>
            <w:szCs w:val="22"/>
          </w:rPr>
          <w:t xml:space="preserve">ally, </w:t>
        </w:r>
      </w:hyperlink>
      <w:r w:rsidR="000475A0" w:rsidRPr="00250706">
        <w:rPr>
          <w:sz w:val="22"/>
          <w:szCs w:val="22"/>
        </w:rPr>
        <w:t xml:space="preserve">recent work showed the importance of anti-NA antibodies to protective immunity through natural infection and vaccination </w:t>
      </w:r>
      <w:r w:rsidR="000475A0" w:rsidRPr="00250706">
        <w:rPr>
          <w:spacing w:val="-3"/>
          <w:sz w:val="22"/>
          <w:szCs w:val="22"/>
        </w:rPr>
        <w:t xml:space="preserve">(Huang </w:t>
      </w:r>
      <w:r w:rsidR="000475A0" w:rsidRPr="00250706">
        <w:rPr>
          <w:i/>
          <w:iCs/>
          <w:sz w:val="22"/>
          <w:szCs w:val="22"/>
        </w:rPr>
        <w:t>et al.</w:t>
      </w:r>
      <w:hyperlink w:anchor="_bookmark16" w:history="1">
        <w:r w:rsidR="000475A0" w:rsidRPr="00250706">
          <w:rPr>
            <w:sz w:val="22"/>
            <w:szCs w:val="22"/>
          </w:rPr>
          <w:t>, 2018;</w:t>
        </w:r>
      </w:hyperlink>
      <w:r w:rsidR="000475A0" w:rsidRPr="00250706">
        <w:rPr>
          <w:sz w:val="22"/>
          <w:szCs w:val="22"/>
        </w:rPr>
        <w:t xml:space="preserve"> </w:t>
      </w:r>
      <w:hyperlink w:anchor="_bookmark16" w:history="1">
        <w:r w:rsidR="000475A0" w:rsidRPr="00250706">
          <w:rPr>
            <w:sz w:val="22"/>
            <w:szCs w:val="22"/>
          </w:rPr>
          <w:t xml:space="preserve">Monto </w:t>
        </w:r>
      </w:hyperlink>
      <w:r w:rsidR="000475A0" w:rsidRPr="00250706">
        <w:rPr>
          <w:i/>
          <w:iCs/>
          <w:sz w:val="22"/>
          <w:szCs w:val="22"/>
        </w:rPr>
        <w:t>et al.</w:t>
      </w:r>
      <w:hyperlink w:anchor="_bookmark22" w:history="1">
        <w:r w:rsidR="000475A0" w:rsidRPr="00250706">
          <w:rPr>
            <w:sz w:val="22"/>
            <w:szCs w:val="22"/>
          </w:rPr>
          <w:t>, 2015).</w:t>
        </w:r>
      </w:hyperlink>
      <w:r w:rsidR="000475A0" w:rsidRPr="00250706">
        <w:rPr>
          <w:sz w:val="22"/>
          <w:szCs w:val="22"/>
        </w:rPr>
        <w:t xml:space="preserve"> This suggests that </w:t>
      </w:r>
      <w:hyperlink w:anchor="_bookmark22" w:history="1">
        <w:r w:rsidR="000475A0" w:rsidRPr="00250706">
          <w:rPr>
            <w:sz w:val="22"/>
            <w:szCs w:val="22"/>
          </w:rPr>
          <w:t xml:space="preserve">NA </w:t>
        </w:r>
      </w:hyperlink>
      <w:r w:rsidR="000475A0" w:rsidRPr="00250706">
        <w:rPr>
          <w:sz w:val="22"/>
          <w:szCs w:val="22"/>
        </w:rPr>
        <w:t xml:space="preserve">evolution </w:t>
      </w:r>
      <w:r w:rsidR="000475A0" w:rsidRPr="00250706">
        <w:rPr>
          <w:spacing w:val="-4"/>
          <w:sz w:val="22"/>
          <w:szCs w:val="22"/>
        </w:rPr>
        <w:t>is</w:t>
      </w:r>
      <w:r w:rsidR="000475A0" w:rsidRPr="00250706">
        <w:rPr>
          <w:sz w:val="22"/>
          <w:szCs w:val="22"/>
        </w:rPr>
        <w:t xml:space="preserve"> a substantial contributor to the changing antigenic </w:t>
      </w:r>
      <w:r w:rsidR="005552CE" w:rsidRPr="00250706">
        <w:rPr>
          <w:sz w:val="22"/>
          <w:szCs w:val="22"/>
        </w:rPr>
        <w:t>properties and dynamics of influenza viruse</w:t>
      </w:r>
      <w:r w:rsidR="00647A05" w:rsidRPr="00250706">
        <w:rPr>
          <w:sz w:val="22"/>
          <w:szCs w:val="22"/>
        </w:rPr>
        <w:t>s</w:t>
      </w:r>
      <w:r w:rsidR="000475A0" w:rsidRPr="00250706">
        <w:rPr>
          <w:sz w:val="22"/>
          <w:szCs w:val="22"/>
        </w:rPr>
        <w:t>.</w:t>
      </w:r>
      <w:r w:rsidR="00997C6B" w:rsidRPr="00250706">
        <w:rPr>
          <w:sz w:val="22"/>
          <w:szCs w:val="22"/>
        </w:rPr>
        <w:t xml:space="preserve"> </w:t>
      </w:r>
      <w:r w:rsidR="000475A0" w:rsidRPr="00250706">
        <w:rPr>
          <w:sz w:val="22"/>
          <w:szCs w:val="22"/>
        </w:rPr>
        <w:t>While most research is devoted to the study of antigenic drift</w:t>
      </w:r>
      <w:r w:rsidR="00596880" w:rsidRPr="00250706">
        <w:rPr>
          <w:sz w:val="22"/>
          <w:szCs w:val="22"/>
        </w:rPr>
        <w:t xml:space="preserve"> via specific amino acid substitutions</w:t>
      </w:r>
      <w:r w:rsidR="000475A0" w:rsidRPr="00250706">
        <w:rPr>
          <w:sz w:val="22"/>
          <w:szCs w:val="22"/>
        </w:rPr>
        <w:t xml:space="preserve">, separate genomic segments coding for HA and </w:t>
      </w:r>
      <w:r w:rsidR="000475A0" w:rsidRPr="00250706">
        <w:rPr>
          <w:spacing w:val="-4"/>
          <w:sz w:val="22"/>
          <w:szCs w:val="22"/>
        </w:rPr>
        <w:t xml:space="preserve">NA </w:t>
      </w:r>
      <w:r w:rsidR="000475A0" w:rsidRPr="00250706">
        <w:rPr>
          <w:sz w:val="22"/>
          <w:szCs w:val="22"/>
        </w:rPr>
        <w:t xml:space="preserve">can </w:t>
      </w:r>
      <w:proofErr w:type="spellStart"/>
      <w:r w:rsidR="000475A0" w:rsidRPr="00250706">
        <w:rPr>
          <w:sz w:val="22"/>
          <w:szCs w:val="22"/>
        </w:rPr>
        <w:t>reassort</w:t>
      </w:r>
      <w:proofErr w:type="spellEnd"/>
      <w:r w:rsidR="000475A0" w:rsidRPr="00250706">
        <w:rPr>
          <w:sz w:val="22"/>
          <w:szCs w:val="22"/>
        </w:rPr>
        <w:t xml:space="preserve">, allowing novel genomic constellations to arise, a process that occurs frequently in nature </w:t>
      </w:r>
      <w:hyperlink w:anchor="_bookmark21" w:history="1">
        <w:r w:rsidR="000475A0" w:rsidRPr="00250706">
          <w:rPr>
            <w:sz w:val="22"/>
            <w:szCs w:val="22"/>
          </w:rPr>
          <w:t>(Marshall et al.</w:t>
        </w:r>
      </w:hyperlink>
      <w:r w:rsidR="000475A0" w:rsidRPr="00250706">
        <w:rPr>
          <w:sz w:val="22"/>
          <w:szCs w:val="22"/>
        </w:rPr>
        <w:t xml:space="preserve">, </w:t>
      </w:r>
      <w:hyperlink w:anchor="_bookmark21" w:history="1">
        <w:r w:rsidR="000475A0" w:rsidRPr="00250706">
          <w:rPr>
            <w:sz w:val="22"/>
            <w:szCs w:val="22"/>
          </w:rPr>
          <w:t>2013;</w:t>
        </w:r>
      </w:hyperlink>
      <w:r w:rsidR="000475A0" w:rsidRPr="00250706">
        <w:rPr>
          <w:sz w:val="22"/>
          <w:szCs w:val="22"/>
        </w:rPr>
        <w:t xml:space="preserve"> </w:t>
      </w:r>
      <w:hyperlink w:anchor="_bookmark26" w:history="1">
        <w:r w:rsidR="000475A0" w:rsidRPr="00250706">
          <w:rPr>
            <w:sz w:val="22"/>
            <w:szCs w:val="22"/>
          </w:rPr>
          <w:t>Nelson et al.</w:t>
        </w:r>
      </w:hyperlink>
      <w:r w:rsidR="000475A0" w:rsidRPr="00250706">
        <w:rPr>
          <w:sz w:val="22"/>
          <w:szCs w:val="22"/>
        </w:rPr>
        <w:t xml:space="preserve">, </w:t>
      </w:r>
      <w:hyperlink w:anchor="_bookmark26" w:history="1">
        <w:r w:rsidR="000475A0" w:rsidRPr="00250706">
          <w:rPr>
            <w:sz w:val="22"/>
            <w:szCs w:val="22"/>
          </w:rPr>
          <w:t>2008).</w:t>
        </w:r>
      </w:hyperlink>
      <w:r w:rsidR="000475A0" w:rsidRPr="00250706">
        <w:rPr>
          <w:sz w:val="22"/>
          <w:szCs w:val="22"/>
        </w:rPr>
        <w:t xml:space="preserve"> Reassortment can sometimes </w:t>
      </w:r>
      <w:r w:rsidR="000475A0" w:rsidRPr="00304E5D">
        <w:rPr>
          <w:sz w:val="22"/>
          <w:szCs w:val="22"/>
        </w:rPr>
        <w:t xml:space="preserve">create novel adaptive genotypes </w:t>
      </w:r>
      <w:hyperlink w:anchor="_bookmark11" w:history="1">
        <w:r w:rsidR="000475A0" w:rsidRPr="00304E5D">
          <w:rPr>
            <w:sz w:val="22"/>
            <w:szCs w:val="22"/>
          </w:rPr>
          <w:t>(</w:t>
        </w:r>
        <w:proofErr w:type="spellStart"/>
        <w:r w:rsidR="000475A0" w:rsidRPr="00304E5D">
          <w:rPr>
            <w:sz w:val="22"/>
            <w:szCs w:val="22"/>
          </w:rPr>
          <w:t>Dudas</w:t>
        </w:r>
        <w:proofErr w:type="spellEnd"/>
        <w:r w:rsidR="000475A0" w:rsidRPr="00304E5D">
          <w:rPr>
            <w:sz w:val="22"/>
            <w:szCs w:val="22"/>
          </w:rPr>
          <w:t xml:space="preserve"> et</w:t>
        </w:r>
        <w:r w:rsidR="000475A0" w:rsidRPr="00304E5D">
          <w:rPr>
            <w:spacing w:val="-22"/>
            <w:sz w:val="22"/>
            <w:szCs w:val="22"/>
          </w:rPr>
          <w:t xml:space="preserve"> </w:t>
        </w:r>
        <w:r w:rsidR="000475A0" w:rsidRPr="00304E5D">
          <w:rPr>
            <w:sz w:val="22"/>
            <w:szCs w:val="22"/>
          </w:rPr>
          <w:t>al.</w:t>
        </w:r>
      </w:hyperlink>
      <w:r w:rsidR="000475A0" w:rsidRPr="00304E5D">
        <w:rPr>
          <w:sz w:val="22"/>
          <w:szCs w:val="22"/>
        </w:rPr>
        <w:t xml:space="preserve">, </w:t>
      </w:r>
      <w:hyperlink w:anchor="_bookmark11" w:history="1">
        <w:r w:rsidR="000475A0" w:rsidRPr="00304E5D">
          <w:rPr>
            <w:sz w:val="22"/>
            <w:szCs w:val="22"/>
          </w:rPr>
          <w:t>2015;</w:t>
        </w:r>
      </w:hyperlink>
      <w:r w:rsidR="000475A0" w:rsidRPr="00304E5D">
        <w:rPr>
          <w:sz w:val="22"/>
          <w:szCs w:val="22"/>
        </w:rPr>
        <w:t xml:space="preserve"> </w:t>
      </w:r>
      <w:hyperlink w:anchor="_bookmark27" w:history="1">
        <w:r w:rsidR="000475A0" w:rsidRPr="00304E5D">
          <w:rPr>
            <w:sz w:val="22"/>
            <w:szCs w:val="22"/>
          </w:rPr>
          <w:t xml:space="preserve"> et al., </w:t>
        </w:r>
      </w:hyperlink>
      <w:r w:rsidR="000475A0" w:rsidRPr="00304E5D">
        <w:rPr>
          <w:sz w:val="22"/>
          <w:szCs w:val="22"/>
        </w:rPr>
        <w:t>2014),</w:t>
      </w:r>
      <w:hyperlink w:anchor="_bookmark27" w:history="1">
        <w:r w:rsidR="000475A0" w:rsidRPr="00612FC6">
          <w:rPr>
            <w:sz w:val="22"/>
            <w:szCs w:val="22"/>
          </w:rPr>
          <w:t xml:space="preserve"> but on average results in deleterious</w:t>
        </w:r>
      </w:hyperlink>
      <w:r w:rsidR="000475A0" w:rsidRPr="00612FC6">
        <w:rPr>
          <w:sz w:val="22"/>
          <w:szCs w:val="22"/>
        </w:rPr>
        <w:t xml:space="preserve"> incompatible genotypes (</w:t>
      </w:r>
      <w:proofErr w:type="spellStart"/>
      <w:r w:rsidR="003D54A3">
        <w:rPr>
          <w:sz w:val="22"/>
          <w:szCs w:val="22"/>
        </w:rPr>
        <w:fldChar w:fldCharType="begin"/>
      </w:r>
      <w:r w:rsidR="003D54A3">
        <w:rPr>
          <w:sz w:val="22"/>
          <w:szCs w:val="22"/>
        </w:rPr>
        <w:instrText xml:space="preserve"> HYPERLINK \l "_bookmark30" </w:instrText>
      </w:r>
      <w:r w:rsidR="003D54A3">
        <w:rPr>
          <w:sz w:val="22"/>
          <w:szCs w:val="22"/>
        </w:rPr>
        <w:fldChar w:fldCharType="separate"/>
      </w:r>
      <w:r w:rsidR="000475A0" w:rsidRPr="00612FC6">
        <w:rPr>
          <w:sz w:val="22"/>
          <w:szCs w:val="22"/>
        </w:rPr>
        <w:t>Rabadan</w:t>
      </w:r>
      <w:proofErr w:type="spellEnd"/>
      <w:r w:rsidR="000475A0" w:rsidRPr="00612FC6">
        <w:rPr>
          <w:sz w:val="22"/>
          <w:szCs w:val="22"/>
        </w:rPr>
        <w:t xml:space="preserve"> </w:t>
      </w:r>
      <w:r w:rsidR="000475A0" w:rsidRPr="00612FC6">
        <w:rPr>
          <w:spacing w:val="-7"/>
          <w:sz w:val="22"/>
          <w:szCs w:val="22"/>
        </w:rPr>
        <w:t>et</w:t>
      </w:r>
      <w:r w:rsidR="000475A0" w:rsidRPr="00612FC6">
        <w:rPr>
          <w:sz w:val="22"/>
          <w:szCs w:val="22"/>
        </w:rPr>
        <w:t xml:space="preserve"> </w:t>
      </w:r>
      <w:r w:rsidR="000475A0" w:rsidRPr="00612FC6">
        <w:rPr>
          <w:spacing w:val="-7"/>
          <w:sz w:val="22"/>
          <w:szCs w:val="22"/>
        </w:rPr>
        <w:t>al.</w:t>
      </w:r>
      <w:r w:rsidR="000475A0" w:rsidRPr="00612FC6">
        <w:rPr>
          <w:sz w:val="22"/>
          <w:szCs w:val="22"/>
        </w:rPr>
        <w:t>,</w:t>
      </w:r>
      <w:r w:rsidR="003D54A3">
        <w:rPr>
          <w:sz w:val="22"/>
          <w:szCs w:val="22"/>
        </w:rPr>
        <w:fldChar w:fldCharType="end"/>
      </w:r>
      <w:r w:rsidR="000475A0" w:rsidRPr="00612FC6">
        <w:rPr>
          <w:sz w:val="22"/>
          <w:szCs w:val="22"/>
        </w:rPr>
        <w:t xml:space="preserve"> 2008;</w:t>
      </w:r>
      <w:hyperlink w:anchor="_bookmark30" w:history="1">
        <w:r w:rsidR="000475A0" w:rsidRPr="00612FC6">
          <w:rPr>
            <w:sz w:val="22"/>
            <w:szCs w:val="22"/>
          </w:rPr>
          <w:t xml:space="preserve"> </w:t>
        </w:r>
      </w:hyperlink>
      <w:r w:rsidR="000475A0" w:rsidRPr="00612FC6">
        <w:rPr>
          <w:sz w:val="22"/>
          <w:szCs w:val="22"/>
        </w:rPr>
        <w:t>Villa</w:t>
      </w:r>
      <w:hyperlink w:anchor="_bookmark34" w:history="1">
        <w:r w:rsidR="000475A0" w:rsidRPr="00612FC6">
          <w:rPr>
            <w:spacing w:val="-3"/>
            <w:sz w:val="22"/>
            <w:szCs w:val="22"/>
          </w:rPr>
          <w:t xml:space="preserve"> </w:t>
        </w:r>
        <w:r w:rsidR="000475A0" w:rsidRPr="00612FC6">
          <w:rPr>
            <w:spacing w:val="-7"/>
            <w:sz w:val="22"/>
            <w:szCs w:val="22"/>
          </w:rPr>
          <w:t>and</w:t>
        </w:r>
        <w:r w:rsidR="000475A0" w:rsidRPr="00612FC6">
          <w:rPr>
            <w:sz w:val="22"/>
            <w:szCs w:val="22"/>
          </w:rPr>
          <w:t xml:space="preserve"> </w:t>
        </w:r>
      </w:hyperlink>
      <w:proofErr w:type="spellStart"/>
      <w:r w:rsidR="000475A0" w:rsidRPr="00612FC6">
        <w:rPr>
          <w:sz w:val="22"/>
          <w:szCs w:val="22"/>
        </w:rPr>
        <w:t>L</w:t>
      </w:r>
      <w:hyperlink w:anchor="_bookmark34" w:history="1">
        <w:r w:rsidR="00E64074" w:rsidRPr="00612FC6">
          <w:rPr>
            <w:w w:val="99"/>
            <w:sz w:val="22"/>
            <w:szCs w:val="22"/>
          </w:rPr>
          <w:t>assig</w:t>
        </w:r>
        <w:proofErr w:type="spellEnd"/>
        <w:r w:rsidR="00E64074" w:rsidRPr="00612FC6">
          <w:rPr>
            <w:w w:val="99"/>
            <w:sz w:val="22"/>
            <w:szCs w:val="22"/>
          </w:rPr>
          <w:t xml:space="preserve"> 2017</w:t>
        </w:r>
        <w:r w:rsidR="000475A0" w:rsidRPr="00612FC6">
          <w:rPr>
            <w:w w:val="99"/>
            <w:sz w:val="22"/>
            <w:szCs w:val="22"/>
          </w:rPr>
          <w:t>).</w:t>
        </w:r>
        <w:r w:rsidR="000475A0" w:rsidRPr="00612FC6">
          <w:rPr>
            <w:sz w:val="22"/>
            <w:szCs w:val="22"/>
          </w:rPr>
          <w:t xml:space="preserve"> </w:t>
        </w:r>
      </w:hyperlink>
      <w:hyperlink w:anchor="_bookmark34" w:history="1">
        <w:r w:rsidR="000475A0" w:rsidRPr="00612FC6">
          <w:rPr>
            <w:w w:val="99"/>
            <w:sz w:val="22"/>
            <w:szCs w:val="22"/>
          </w:rPr>
          <w:t>In</w:t>
        </w:r>
      </w:hyperlink>
      <w:r w:rsidR="000475A0" w:rsidRPr="00612FC6">
        <w:rPr>
          <w:sz w:val="22"/>
          <w:szCs w:val="22"/>
        </w:rPr>
        <w:t xml:space="preserve"> </w:t>
      </w:r>
      <w:r w:rsidR="000475A0" w:rsidRPr="00612FC6">
        <w:rPr>
          <w:w w:val="99"/>
          <w:sz w:val="22"/>
          <w:szCs w:val="22"/>
        </w:rPr>
        <w:t>one</w:t>
      </w:r>
      <w:r w:rsidR="000475A0" w:rsidRPr="00612FC6">
        <w:rPr>
          <w:sz w:val="22"/>
          <w:szCs w:val="22"/>
        </w:rPr>
        <w:t xml:space="preserve"> </w:t>
      </w:r>
      <w:r w:rsidR="000475A0" w:rsidRPr="00612FC6">
        <w:rPr>
          <w:w w:val="99"/>
          <w:sz w:val="22"/>
          <w:szCs w:val="22"/>
        </w:rPr>
        <w:t>notable</w:t>
      </w:r>
      <w:r w:rsidR="000475A0" w:rsidRPr="00612FC6">
        <w:rPr>
          <w:sz w:val="22"/>
          <w:szCs w:val="22"/>
        </w:rPr>
        <w:t xml:space="preserve"> </w:t>
      </w:r>
      <w:r w:rsidR="000475A0" w:rsidRPr="00612FC6">
        <w:rPr>
          <w:w w:val="99"/>
          <w:sz w:val="22"/>
          <w:szCs w:val="22"/>
        </w:rPr>
        <w:t>e</w:t>
      </w:r>
      <w:r w:rsidR="000475A0" w:rsidRPr="00612FC6">
        <w:rPr>
          <w:sz w:val="22"/>
          <w:szCs w:val="22"/>
        </w:rPr>
        <w:t xml:space="preserve">xample, </w:t>
      </w:r>
      <w:r w:rsidR="000475A0" w:rsidRPr="00612FC6">
        <w:rPr>
          <w:w w:val="99"/>
          <w:sz w:val="22"/>
          <w:szCs w:val="22"/>
        </w:rPr>
        <w:t>the</w:t>
      </w:r>
      <w:r w:rsidR="000475A0" w:rsidRPr="00612FC6">
        <w:rPr>
          <w:sz w:val="22"/>
          <w:szCs w:val="22"/>
        </w:rPr>
        <w:t xml:space="preserve"> </w:t>
      </w:r>
      <w:r w:rsidR="00165817" w:rsidRPr="00612FC6">
        <w:rPr>
          <w:w w:val="99"/>
          <w:sz w:val="22"/>
          <w:szCs w:val="22"/>
        </w:rPr>
        <w:t>spre</w:t>
      </w:r>
      <w:r w:rsidR="000475A0" w:rsidRPr="00612FC6">
        <w:rPr>
          <w:w w:val="99"/>
          <w:sz w:val="22"/>
          <w:szCs w:val="22"/>
        </w:rPr>
        <w:t>ad</w:t>
      </w:r>
      <w:r w:rsidR="000475A0" w:rsidRPr="00612FC6">
        <w:rPr>
          <w:sz w:val="22"/>
          <w:szCs w:val="22"/>
        </w:rPr>
        <w:t xml:space="preserve"> </w:t>
      </w:r>
      <w:r w:rsidR="000475A0" w:rsidRPr="00612FC6">
        <w:rPr>
          <w:w w:val="99"/>
          <w:sz w:val="22"/>
          <w:szCs w:val="22"/>
        </w:rPr>
        <w:t>of</w:t>
      </w:r>
      <w:r w:rsidR="000475A0" w:rsidRPr="00612FC6">
        <w:rPr>
          <w:sz w:val="22"/>
          <w:szCs w:val="22"/>
        </w:rPr>
        <w:t xml:space="preserve"> </w:t>
      </w:r>
      <w:r w:rsidR="000475A0" w:rsidRPr="00612FC6">
        <w:rPr>
          <w:w w:val="99"/>
          <w:sz w:val="22"/>
          <w:szCs w:val="22"/>
        </w:rPr>
        <w:t>the</w:t>
      </w:r>
      <w:r w:rsidR="000475A0" w:rsidRPr="00612FC6">
        <w:rPr>
          <w:sz w:val="22"/>
          <w:szCs w:val="22"/>
        </w:rPr>
        <w:t xml:space="preserve"> </w:t>
      </w:r>
      <w:r w:rsidR="000475A0" w:rsidRPr="00612FC6">
        <w:rPr>
          <w:w w:val="99"/>
          <w:sz w:val="22"/>
          <w:szCs w:val="22"/>
        </w:rPr>
        <w:t>Fu</w:t>
      </w:r>
      <w:r w:rsidR="000475A0" w:rsidRPr="00612FC6">
        <w:rPr>
          <w:sz w:val="22"/>
          <w:szCs w:val="22"/>
        </w:rPr>
        <w:t>jian/2002</w:t>
      </w:r>
      <w:bookmarkStart w:id="3" w:name="_bookmark0"/>
      <w:bookmarkEnd w:id="3"/>
      <w:r w:rsidR="00D51E19" w:rsidRPr="00612FC6">
        <w:rPr>
          <w:w w:val="99"/>
          <w:sz w:val="22"/>
          <w:szCs w:val="22"/>
        </w:rPr>
        <w:t xml:space="preserve"> </w:t>
      </w:r>
      <w:hyperlink w:anchor="_bookmark10" w:history="1"/>
      <w:r w:rsidR="19F28617" w:rsidRPr="00612FC6">
        <w:rPr>
          <w:sz w:val="22"/>
          <w:szCs w:val="22"/>
        </w:rPr>
        <w:t>antigenic</w:t>
      </w:r>
      <w:r w:rsidR="000475A0" w:rsidRPr="00612FC6">
        <w:rPr>
          <w:sz w:val="22"/>
          <w:szCs w:val="22"/>
        </w:rPr>
        <w:t xml:space="preserve"> variant was attributable in part to reassortment between HA and other genomic </w:t>
      </w:r>
      <w:r w:rsidR="00596880" w:rsidRPr="00612FC6">
        <w:rPr>
          <w:sz w:val="22"/>
          <w:szCs w:val="22"/>
        </w:rPr>
        <w:t>segments,</w:t>
      </w:r>
      <w:r w:rsidR="000475A0" w:rsidRPr="00612FC6">
        <w:rPr>
          <w:sz w:val="22"/>
          <w:szCs w:val="22"/>
        </w:rPr>
        <w:t xml:space="preserve"> including NA </w:t>
      </w:r>
      <w:r w:rsidR="000475A0" w:rsidRPr="00612FC6">
        <w:rPr>
          <w:spacing w:val="-4"/>
          <w:sz w:val="22"/>
          <w:szCs w:val="22"/>
        </w:rPr>
        <w:t xml:space="preserve">(Holmes </w:t>
      </w:r>
      <w:hyperlink w:anchor="_bookmark15" w:history="1">
        <w:r w:rsidR="000475A0" w:rsidRPr="00612FC6">
          <w:rPr>
            <w:i/>
            <w:iCs/>
            <w:sz w:val="22"/>
            <w:szCs w:val="22"/>
          </w:rPr>
          <w:t>et al.</w:t>
        </w:r>
        <w:r w:rsidR="000475A0" w:rsidRPr="00612FC6">
          <w:rPr>
            <w:sz w:val="22"/>
            <w:szCs w:val="22"/>
          </w:rPr>
          <w:t xml:space="preserve">, </w:t>
        </w:r>
      </w:hyperlink>
      <w:r w:rsidR="000475A0" w:rsidRPr="00612FC6">
        <w:rPr>
          <w:sz w:val="22"/>
          <w:szCs w:val="22"/>
        </w:rPr>
        <w:t>2005).</w:t>
      </w:r>
      <w:hyperlink w:anchor="_bookmark15" w:history="1">
        <w:r w:rsidR="000475A0" w:rsidRPr="00612FC6">
          <w:rPr>
            <w:sz w:val="22"/>
            <w:szCs w:val="22"/>
          </w:rPr>
          <w:t xml:space="preserve"> The rapid development of sequencing technology</w:t>
        </w:r>
      </w:hyperlink>
      <w:r w:rsidR="000475A0" w:rsidRPr="00612FC6">
        <w:rPr>
          <w:sz w:val="22"/>
          <w:szCs w:val="22"/>
        </w:rPr>
        <w:t xml:space="preserve"> and specific strategies for influenza virus genomics</w:t>
      </w:r>
      <w:r w:rsidR="005552CE" w:rsidRPr="00612FC6">
        <w:rPr>
          <w:sz w:val="22"/>
          <w:szCs w:val="22"/>
        </w:rPr>
        <w:t xml:space="preserve"> in the past decade </w:t>
      </w:r>
      <w:r w:rsidR="000475A0" w:rsidRPr="00612FC6">
        <w:rPr>
          <w:sz w:val="22"/>
          <w:szCs w:val="22"/>
        </w:rPr>
        <w:t xml:space="preserve">enables sequencing of </w:t>
      </w:r>
      <w:r w:rsidR="005552CE" w:rsidRPr="00612FC6">
        <w:rPr>
          <w:sz w:val="22"/>
          <w:szCs w:val="22"/>
        </w:rPr>
        <w:t xml:space="preserve">thousands of </w:t>
      </w:r>
      <w:r w:rsidR="004743BC" w:rsidRPr="00612FC6">
        <w:rPr>
          <w:sz w:val="22"/>
          <w:szCs w:val="22"/>
        </w:rPr>
        <w:t>“</w:t>
      </w:r>
      <w:r w:rsidR="00B01BFB" w:rsidRPr="00612FC6">
        <w:rPr>
          <w:sz w:val="22"/>
          <w:szCs w:val="22"/>
        </w:rPr>
        <w:t>full</w:t>
      </w:r>
      <w:r w:rsidR="00541E1E" w:rsidRPr="00612FC6">
        <w:rPr>
          <w:sz w:val="22"/>
          <w:szCs w:val="22"/>
        </w:rPr>
        <w:t>”</w:t>
      </w:r>
      <w:r w:rsidR="00B01BFB" w:rsidRPr="00612FC6">
        <w:rPr>
          <w:sz w:val="22"/>
          <w:szCs w:val="22"/>
        </w:rPr>
        <w:t xml:space="preserve"> </w:t>
      </w:r>
      <w:r w:rsidR="00541E1E" w:rsidRPr="00612FC6">
        <w:rPr>
          <w:sz w:val="22"/>
          <w:szCs w:val="22"/>
        </w:rPr>
        <w:t>viral genomes annually</w:t>
      </w:r>
      <w:r w:rsidR="000475A0" w:rsidRPr="00612FC6">
        <w:rPr>
          <w:sz w:val="22"/>
          <w:szCs w:val="22"/>
        </w:rPr>
        <w:t xml:space="preserve">, where each </w:t>
      </w:r>
      <w:r w:rsidR="00B01BFB" w:rsidRPr="00612FC6">
        <w:rPr>
          <w:sz w:val="22"/>
          <w:szCs w:val="22"/>
        </w:rPr>
        <w:t xml:space="preserve">genome consists of the coding sequences on each of the </w:t>
      </w:r>
      <w:r w:rsidR="00541E1E" w:rsidRPr="00612FC6">
        <w:rPr>
          <w:sz w:val="22"/>
          <w:szCs w:val="22"/>
        </w:rPr>
        <w:t>8 influenza genome segments minus segment termini</w:t>
      </w:r>
      <w:r w:rsidR="00B01BFB" w:rsidRPr="00612FC6">
        <w:rPr>
          <w:sz w:val="22"/>
          <w:szCs w:val="22"/>
        </w:rPr>
        <w:t xml:space="preserve">. Now nearly all influenza-positive surveillance specimens received by CDC </w:t>
      </w:r>
      <w:r w:rsidR="000475A0" w:rsidRPr="00612FC6">
        <w:rPr>
          <w:spacing w:val="-3"/>
          <w:sz w:val="22"/>
          <w:szCs w:val="22"/>
        </w:rPr>
        <w:t>are sequenced</w:t>
      </w:r>
      <w:r w:rsidR="00760C9C" w:rsidRPr="00612FC6">
        <w:rPr>
          <w:spacing w:val="-3"/>
          <w:sz w:val="22"/>
          <w:szCs w:val="22"/>
        </w:rPr>
        <w:t xml:space="preserve"> directly using a next generation sequencing (NGS) strategy</w:t>
      </w:r>
      <w:r w:rsidR="00E64074" w:rsidRPr="00612FC6">
        <w:rPr>
          <w:spacing w:val="-3"/>
          <w:sz w:val="22"/>
          <w:szCs w:val="22"/>
        </w:rPr>
        <w:t xml:space="preserve"> and</w:t>
      </w:r>
      <w:r w:rsidR="000475A0" w:rsidRPr="00612FC6">
        <w:rPr>
          <w:sz w:val="22"/>
          <w:szCs w:val="22"/>
        </w:rPr>
        <w:t xml:space="preserve"> </w:t>
      </w:r>
      <w:r w:rsidR="00E64074" w:rsidRPr="00612FC6">
        <w:rPr>
          <w:sz w:val="22"/>
          <w:szCs w:val="22"/>
        </w:rPr>
        <w:t>s</w:t>
      </w:r>
      <w:r w:rsidR="003622E0" w:rsidRPr="00612FC6">
        <w:rPr>
          <w:spacing w:val="-3"/>
          <w:sz w:val="22"/>
          <w:szCs w:val="22"/>
        </w:rPr>
        <w:t xml:space="preserve">ubmitted to </w:t>
      </w:r>
      <w:r w:rsidR="000475A0" w:rsidRPr="00612FC6">
        <w:rPr>
          <w:spacing w:val="-3"/>
          <w:sz w:val="22"/>
          <w:szCs w:val="22"/>
        </w:rPr>
        <w:t xml:space="preserve">the GISAID </w:t>
      </w:r>
      <w:proofErr w:type="spellStart"/>
      <w:r w:rsidR="003622E0" w:rsidRPr="00612FC6">
        <w:rPr>
          <w:spacing w:val="-3"/>
          <w:sz w:val="22"/>
          <w:szCs w:val="22"/>
        </w:rPr>
        <w:t>Epiflu</w:t>
      </w:r>
      <w:proofErr w:type="spellEnd"/>
      <w:r w:rsidR="003622E0" w:rsidRPr="00612FC6">
        <w:rPr>
          <w:sz w:val="22"/>
          <w:szCs w:val="22"/>
        </w:rPr>
        <w:t xml:space="preserve"> database</w:t>
      </w:r>
      <w:r w:rsidR="000475A0" w:rsidRPr="00612FC6">
        <w:rPr>
          <w:sz w:val="22"/>
          <w:szCs w:val="22"/>
        </w:rPr>
        <w:t xml:space="preserve"> (</w:t>
      </w:r>
      <w:r w:rsidR="00612FC6" w:rsidRPr="00612FC6">
        <w:rPr>
          <w:sz w:val="22"/>
          <w:szCs w:val="22"/>
        </w:rPr>
        <w:t>Elbe and Buckland-Merrett, 2017</w:t>
      </w:r>
      <w:r w:rsidR="003622E0" w:rsidRPr="00612FC6">
        <w:rPr>
          <w:sz w:val="22"/>
          <w:szCs w:val="22"/>
        </w:rPr>
        <w:t xml:space="preserve">). </w:t>
      </w:r>
      <w:r w:rsidR="000475A0" w:rsidRPr="00612FC6">
        <w:rPr>
          <w:sz w:val="22"/>
          <w:szCs w:val="22"/>
        </w:rPr>
        <w:t xml:space="preserve">Sequencing direct clinical samples avoids issues of virus evolution during in vitro propagation. </w:t>
      </w:r>
      <w:r w:rsidR="00086C22" w:rsidRPr="00612FC6">
        <w:rPr>
          <w:spacing w:val="-3"/>
          <w:sz w:val="22"/>
          <w:szCs w:val="22"/>
        </w:rPr>
        <w:t xml:space="preserve">From this abundance of </w:t>
      </w:r>
      <w:r w:rsidR="000475A0" w:rsidRPr="00612FC6">
        <w:rPr>
          <w:sz w:val="22"/>
          <w:szCs w:val="22"/>
        </w:rPr>
        <w:t>genomic</w:t>
      </w:r>
      <w:r w:rsidR="000475A0" w:rsidRPr="00250706">
        <w:rPr>
          <w:sz w:val="22"/>
          <w:szCs w:val="22"/>
        </w:rPr>
        <w:t xml:space="preserve"> </w:t>
      </w:r>
      <w:r w:rsidR="00B01BFB" w:rsidRPr="00250706">
        <w:rPr>
          <w:sz w:val="22"/>
          <w:szCs w:val="22"/>
        </w:rPr>
        <w:t xml:space="preserve">data, the dynamics </w:t>
      </w:r>
      <w:r w:rsidR="000475A0" w:rsidRPr="00250706">
        <w:rPr>
          <w:sz w:val="22"/>
          <w:szCs w:val="22"/>
        </w:rPr>
        <w:t xml:space="preserve">of </w:t>
      </w:r>
      <w:r w:rsidR="00B01BFB" w:rsidRPr="00250706">
        <w:rPr>
          <w:sz w:val="22"/>
          <w:szCs w:val="22"/>
        </w:rPr>
        <w:t>reassortment can be analyzed</w:t>
      </w:r>
      <w:r w:rsidR="000475A0" w:rsidRPr="00250706">
        <w:rPr>
          <w:sz w:val="22"/>
          <w:szCs w:val="22"/>
        </w:rPr>
        <w:t xml:space="preserve"> at high temporal and </w:t>
      </w:r>
      <w:r w:rsidR="00B01BFB" w:rsidRPr="00250706">
        <w:rPr>
          <w:sz w:val="22"/>
          <w:szCs w:val="22"/>
        </w:rPr>
        <w:t>genotypic</w:t>
      </w:r>
      <w:r w:rsidR="000475A0" w:rsidRPr="00250706">
        <w:rPr>
          <w:sz w:val="22"/>
          <w:szCs w:val="22"/>
        </w:rPr>
        <w:t xml:space="preserve"> resolution.</w:t>
      </w:r>
    </w:p>
    <w:p w14:paraId="2C031BE5" w14:textId="77777777" w:rsidR="00D370C4" w:rsidRPr="00250706" w:rsidRDefault="00F64B22" w:rsidP="0018236F">
      <w:pPr>
        <w:pStyle w:val="BodyText"/>
        <w:spacing w:before="120"/>
        <w:rPr>
          <w:sz w:val="22"/>
          <w:szCs w:val="22"/>
        </w:rPr>
      </w:pPr>
      <w:r>
        <w:rPr>
          <w:sz w:val="22"/>
          <w:szCs w:val="22"/>
        </w:rPr>
        <w:tab/>
      </w:r>
      <w:r w:rsidR="000475A0" w:rsidRPr="00250706">
        <w:rPr>
          <w:sz w:val="22"/>
          <w:szCs w:val="22"/>
        </w:rPr>
        <w:t xml:space="preserve">Here, we use tools from the </w:t>
      </w:r>
      <w:proofErr w:type="spellStart"/>
      <w:r w:rsidR="000475A0" w:rsidRPr="00250706">
        <w:rPr>
          <w:sz w:val="22"/>
          <w:szCs w:val="22"/>
        </w:rPr>
        <w:t>Nextstrain</w:t>
      </w:r>
      <w:proofErr w:type="spellEnd"/>
      <w:r w:rsidR="000475A0" w:rsidRPr="00250706">
        <w:rPr>
          <w:sz w:val="22"/>
          <w:szCs w:val="22"/>
        </w:rPr>
        <w:t xml:space="preserve"> project </w:t>
      </w:r>
      <w:hyperlink w:anchor="_bookmark13" w:history="1">
        <w:r w:rsidR="000475A0" w:rsidRPr="00250706">
          <w:rPr>
            <w:sz w:val="22"/>
            <w:szCs w:val="22"/>
          </w:rPr>
          <w:t>(Hadfield</w:t>
        </w:r>
      </w:hyperlink>
      <w:r w:rsidR="000475A0" w:rsidRPr="00250706">
        <w:rPr>
          <w:sz w:val="22"/>
          <w:szCs w:val="22"/>
        </w:rPr>
        <w:t xml:space="preserve"> </w:t>
      </w:r>
      <w:hyperlink w:anchor="_bookmark13" w:history="1">
        <w:r w:rsidR="000475A0" w:rsidRPr="00250706">
          <w:rPr>
            <w:i/>
            <w:iCs/>
            <w:sz w:val="22"/>
            <w:szCs w:val="22"/>
          </w:rPr>
          <w:t>et al.</w:t>
        </w:r>
      </w:hyperlink>
      <w:r w:rsidR="000475A0" w:rsidRPr="00250706">
        <w:rPr>
          <w:sz w:val="22"/>
          <w:szCs w:val="22"/>
        </w:rPr>
        <w:t xml:space="preserve">, </w:t>
      </w:r>
      <w:hyperlink w:anchor="_bookmark13" w:history="1">
        <w:r w:rsidR="000475A0" w:rsidRPr="00250706">
          <w:rPr>
            <w:sz w:val="22"/>
            <w:szCs w:val="22"/>
          </w:rPr>
          <w:t>2018)</w:t>
        </w:r>
      </w:hyperlink>
      <w:r w:rsidR="000475A0" w:rsidRPr="00250706">
        <w:rPr>
          <w:sz w:val="22"/>
          <w:szCs w:val="22"/>
        </w:rPr>
        <w:t xml:space="preserve"> to show that a reassortant </w:t>
      </w:r>
      <w:r w:rsidR="00805B7D" w:rsidRPr="00250706">
        <w:rPr>
          <w:sz w:val="22"/>
          <w:szCs w:val="22"/>
        </w:rPr>
        <w:t>A(H3N2)</w:t>
      </w:r>
      <w:r w:rsidR="000475A0" w:rsidRPr="00250706">
        <w:rPr>
          <w:sz w:val="22"/>
          <w:szCs w:val="22"/>
        </w:rPr>
        <w:t xml:space="preserve"> genome constellation dominated the 2017–2018 North American influenza season. </w:t>
      </w:r>
      <w:r w:rsidR="000475A0" w:rsidRPr="00250706">
        <w:rPr>
          <w:spacing w:val="-8"/>
          <w:sz w:val="22"/>
          <w:szCs w:val="22"/>
        </w:rPr>
        <w:t xml:space="preserve">We </w:t>
      </w:r>
      <w:r w:rsidR="000475A0" w:rsidRPr="00250706">
        <w:rPr>
          <w:sz w:val="22"/>
          <w:szCs w:val="22"/>
        </w:rPr>
        <w:t>go on to show that viruses with this genome constellation had the</w:t>
      </w:r>
      <w:r w:rsidR="00525732" w:rsidRPr="00250706">
        <w:rPr>
          <w:sz w:val="22"/>
          <w:szCs w:val="22"/>
        </w:rPr>
        <w:t xml:space="preserve"> </w:t>
      </w:r>
      <w:r w:rsidR="000475A0" w:rsidRPr="00250706">
        <w:rPr>
          <w:sz w:val="22"/>
          <w:szCs w:val="22"/>
        </w:rPr>
        <w:t>HA and PB1</w:t>
      </w:r>
      <w:r w:rsidR="00F960E5" w:rsidRPr="00250706">
        <w:rPr>
          <w:sz w:val="22"/>
          <w:szCs w:val="22"/>
        </w:rPr>
        <w:t xml:space="preserve"> </w:t>
      </w:r>
      <w:r w:rsidR="000475A0" w:rsidRPr="00250706">
        <w:rPr>
          <w:sz w:val="22"/>
          <w:szCs w:val="22"/>
        </w:rPr>
        <w:t>segments of one parental virus with the other six segments of another virus, and that the progenitor virus likely emerged in late 2016 or early 2017.</w:t>
      </w:r>
    </w:p>
    <w:p w14:paraId="0E51DED6" w14:textId="77777777" w:rsidR="00D370C4" w:rsidRPr="00250706" w:rsidRDefault="00D370C4" w:rsidP="0018236F">
      <w:pPr>
        <w:pStyle w:val="BodyText"/>
        <w:spacing w:before="120"/>
        <w:rPr>
          <w:sz w:val="22"/>
          <w:szCs w:val="22"/>
        </w:rPr>
      </w:pPr>
    </w:p>
    <w:p w14:paraId="75DE6585" w14:textId="77777777" w:rsidR="00D370C4" w:rsidRPr="00E57848" w:rsidRDefault="000475A0" w:rsidP="0018236F">
      <w:pPr>
        <w:spacing w:before="120"/>
        <w:rPr>
          <w:b/>
        </w:rPr>
      </w:pPr>
      <w:bookmarkStart w:id="4" w:name="Methods"/>
      <w:bookmarkEnd w:id="4"/>
      <w:r w:rsidRPr="00250706">
        <w:rPr>
          <w:b/>
        </w:rPr>
        <w:lastRenderedPageBreak/>
        <w:t>METHODS</w:t>
      </w:r>
    </w:p>
    <w:p w14:paraId="6FE99ED7" w14:textId="77777777" w:rsidR="00977316" w:rsidRDefault="000475A0" w:rsidP="0018236F">
      <w:pPr>
        <w:spacing w:before="120"/>
        <w:rPr>
          <w:b/>
        </w:rPr>
      </w:pPr>
      <w:bookmarkStart w:id="5" w:name="Sequence_data"/>
      <w:bookmarkEnd w:id="5"/>
      <w:r w:rsidRPr="00250706">
        <w:rPr>
          <w:b/>
        </w:rPr>
        <w:t>Sequence data</w:t>
      </w:r>
    </w:p>
    <w:p w14:paraId="707FA44D" w14:textId="77777777" w:rsidR="00D370C4" w:rsidRDefault="00977316" w:rsidP="0018236F">
      <w:pPr>
        <w:spacing w:before="120"/>
      </w:pPr>
      <w:r>
        <w:rPr>
          <w:b/>
        </w:rPr>
        <w:tab/>
      </w:r>
      <w:r w:rsidR="00AD4493" w:rsidRPr="00250706">
        <w:t xml:space="preserve">We built phylogenetic trees and frequency estimates for each segment of the influenza virus genome containing data from a two-year window between April 2016–April 2018, as well as a small set of older reference viruses. </w:t>
      </w:r>
      <w:r w:rsidR="000475A0" w:rsidRPr="00250706">
        <w:t xml:space="preserve">A total of 18,844 </w:t>
      </w:r>
      <w:r w:rsidR="00805B7D" w:rsidRPr="00250706">
        <w:t>A(H3N2)</w:t>
      </w:r>
      <w:r w:rsidR="000475A0" w:rsidRPr="00250706">
        <w:t xml:space="preserve"> sequences were downloaded from GISAID </w:t>
      </w:r>
      <w:proofErr w:type="spellStart"/>
      <w:r w:rsidR="000475A0" w:rsidRPr="00250706">
        <w:t>EpiFlu</w:t>
      </w:r>
      <w:proofErr w:type="spellEnd"/>
      <w:r w:rsidR="000475A0" w:rsidRPr="00250706">
        <w:t xml:space="preserve"> datab</w:t>
      </w:r>
      <w:r w:rsidR="00994D39" w:rsidRPr="00250706">
        <w:t>ase with submission dates rang</w:t>
      </w:r>
      <w:r w:rsidR="000475A0" w:rsidRPr="00250706">
        <w:t>ing betw</w:t>
      </w:r>
      <w:r w:rsidR="00A10CF2" w:rsidRPr="00250706">
        <w:t>een 2012-04-15 and 2018-04-20 (s</w:t>
      </w:r>
      <w:r w:rsidR="000475A0" w:rsidRPr="00250706">
        <w:t xml:space="preserve">ee Supplemental </w:t>
      </w:r>
      <w:r w:rsidR="000475A0" w:rsidRPr="00250706">
        <w:rPr>
          <w:spacing w:val="-3"/>
        </w:rPr>
        <w:t>Text).</w:t>
      </w:r>
      <w:r w:rsidR="00B526FE" w:rsidRPr="00250706">
        <w:rPr>
          <w:spacing w:val="-3"/>
        </w:rPr>
        <w:t xml:space="preserve"> </w:t>
      </w:r>
      <w:r w:rsidR="00994D39" w:rsidRPr="00250706">
        <w:t xml:space="preserve">From these, </w:t>
      </w:r>
      <w:r w:rsidR="000475A0" w:rsidRPr="00250706">
        <w:t>seque</w:t>
      </w:r>
      <w:r w:rsidR="00A10CF2" w:rsidRPr="00250706">
        <w:t xml:space="preserve">nces were subsampled in order </w:t>
      </w:r>
      <w:r w:rsidR="000475A0" w:rsidRPr="00250706">
        <w:t>to</w:t>
      </w:r>
      <w:r w:rsidR="00994D39" w:rsidRPr="00250706">
        <w:t xml:space="preserve"> </w:t>
      </w:r>
      <w:r w:rsidR="000475A0" w:rsidRPr="00250706">
        <w:t>achieve equal distribution of samples across geographic regions and over a two</w:t>
      </w:r>
      <w:r w:rsidR="39F14389" w:rsidRPr="00250706">
        <w:t>-</w:t>
      </w:r>
      <w:r w:rsidR="000475A0" w:rsidRPr="00250706">
        <w:t>year window (</w:t>
      </w:r>
      <w:r w:rsidR="00A84D5A" w:rsidRPr="00250706">
        <w:t>s</w:t>
      </w:r>
      <w:r w:rsidR="000475A0" w:rsidRPr="00250706">
        <w:t xml:space="preserve">ee </w:t>
      </w:r>
      <w:r w:rsidR="00A84D5A" w:rsidRPr="00250706">
        <w:t xml:space="preserve">Supplemental Text </w:t>
      </w:r>
      <w:r w:rsidR="000475A0" w:rsidRPr="00250706">
        <w:t xml:space="preserve">TSV for full list of samples used in analysis). In total, </w:t>
      </w:r>
      <w:r w:rsidR="00034C4A" w:rsidRPr="00250706">
        <w:t>1</w:t>
      </w:r>
      <w:r w:rsidR="00D70879" w:rsidRPr="00250706">
        <w:t>,</w:t>
      </w:r>
      <w:r w:rsidR="000475A0" w:rsidRPr="00250706">
        <w:t>862 sequences were used to construct phylogenetic trees.</w:t>
      </w:r>
    </w:p>
    <w:p w14:paraId="6BCF0419" w14:textId="77777777" w:rsidR="0018236F" w:rsidRPr="0018236F" w:rsidRDefault="0018236F" w:rsidP="0018236F">
      <w:pPr>
        <w:spacing w:before="120"/>
        <w:rPr>
          <w:b/>
        </w:rPr>
      </w:pPr>
    </w:p>
    <w:p w14:paraId="7FDD2319" w14:textId="77777777" w:rsidR="00205D97" w:rsidRDefault="000475A0" w:rsidP="0018236F">
      <w:pPr>
        <w:spacing w:before="120"/>
        <w:rPr>
          <w:b/>
        </w:rPr>
      </w:pPr>
      <w:bookmarkStart w:id="6" w:name="Phylogenetic_analysis"/>
      <w:bookmarkEnd w:id="6"/>
      <w:r w:rsidRPr="00250706">
        <w:rPr>
          <w:b/>
        </w:rPr>
        <w:t>Phylogenetic analysis</w:t>
      </w:r>
    </w:p>
    <w:p w14:paraId="61986533" w14:textId="5913BC2A" w:rsidR="00D370C4" w:rsidRDefault="00205D97" w:rsidP="00A819EF">
      <w:pPr>
        <w:spacing w:before="120"/>
      </w:pPr>
      <w:r>
        <w:rPr>
          <w:b/>
        </w:rPr>
        <w:tab/>
      </w:r>
      <w:r w:rsidR="000475A0" w:rsidRPr="00250706">
        <w:t xml:space="preserve">For each segment of the </w:t>
      </w:r>
      <w:r w:rsidR="00F72E85" w:rsidRPr="00250706">
        <w:t xml:space="preserve">influenza virus </w:t>
      </w:r>
      <w:r w:rsidR="000475A0" w:rsidRPr="00250706">
        <w:t xml:space="preserve">genome, alignments were created using MAFFT </w:t>
      </w:r>
      <w:hyperlink w:anchor="_bookmark17" w:history="1">
        <w:r w:rsidR="000475A0" w:rsidRPr="00250706">
          <w:t>(Katoh and Standley,</w:t>
        </w:r>
      </w:hyperlink>
      <w:r w:rsidR="000475A0" w:rsidRPr="00250706">
        <w:t xml:space="preserve"> </w:t>
      </w:r>
      <w:hyperlink w:anchor="_bookmark17" w:history="1">
        <w:r w:rsidR="000475A0" w:rsidRPr="00250706">
          <w:t>2013).</w:t>
        </w:r>
      </w:hyperlink>
      <w:r w:rsidR="000475A0" w:rsidRPr="00250706">
        <w:t xml:space="preserve"> Aligned </w:t>
      </w:r>
      <w:r w:rsidR="00F72E85" w:rsidRPr="00250706">
        <w:t xml:space="preserve">sequences </w:t>
      </w:r>
      <w:r w:rsidR="000475A0" w:rsidRPr="00250706">
        <w:t>were then cleaned of insertions relative to the reference in</w:t>
      </w:r>
      <w:r w:rsidR="000475A0" w:rsidRPr="00250706">
        <w:rPr>
          <w:spacing w:val="-21"/>
        </w:rPr>
        <w:t xml:space="preserve"> </w:t>
      </w:r>
      <w:r w:rsidR="000475A0" w:rsidRPr="00250706">
        <w:t>order</w:t>
      </w:r>
      <w:r w:rsidR="000475A0" w:rsidRPr="00250706">
        <w:rPr>
          <w:spacing w:val="-7"/>
        </w:rPr>
        <w:t xml:space="preserve"> </w:t>
      </w:r>
      <w:r w:rsidR="000475A0" w:rsidRPr="00250706">
        <w:t>to</w:t>
      </w:r>
      <w:r w:rsidR="000475A0" w:rsidRPr="00250706">
        <w:rPr>
          <w:spacing w:val="-7"/>
        </w:rPr>
        <w:t xml:space="preserve"> </w:t>
      </w:r>
      <w:r w:rsidR="000475A0" w:rsidRPr="00250706">
        <w:t>maintain</w:t>
      </w:r>
      <w:r w:rsidR="000475A0" w:rsidRPr="00250706">
        <w:rPr>
          <w:spacing w:val="-7"/>
        </w:rPr>
        <w:t xml:space="preserve"> </w:t>
      </w:r>
      <w:r w:rsidR="000475A0" w:rsidRPr="00250706">
        <w:t>consistent</w:t>
      </w:r>
      <w:r w:rsidR="000475A0" w:rsidRPr="00250706">
        <w:rPr>
          <w:spacing w:val="-7"/>
        </w:rPr>
        <w:t xml:space="preserve"> </w:t>
      </w:r>
      <w:r w:rsidR="000475A0" w:rsidRPr="00250706">
        <w:t>numbering</w:t>
      </w:r>
      <w:r w:rsidR="000475A0" w:rsidRPr="00250706">
        <w:rPr>
          <w:spacing w:val="-7"/>
        </w:rPr>
        <w:t xml:space="preserve"> </w:t>
      </w:r>
      <w:r w:rsidR="000475A0" w:rsidRPr="00250706">
        <w:t>of</w:t>
      </w:r>
      <w:r w:rsidR="000475A0" w:rsidRPr="00250706">
        <w:rPr>
          <w:spacing w:val="-7"/>
        </w:rPr>
        <w:t xml:space="preserve"> </w:t>
      </w:r>
      <w:r w:rsidR="000475A0" w:rsidRPr="00250706">
        <w:t>sites,</w:t>
      </w:r>
      <w:r w:rsidR="000475A0" w:rsidRPr="00250706">
        <w:rPr>
          <w:spacing w:val="-6"/>
        </w:rPr>
        <w:t xml:space="preserve"> </w:t>
      </w:r>
      <w:r w:rsidR="000475A0" w:rsidRPr="00250706">
        <w:t>and</w:t>
      </w:r>
      <w:r w:rsidR="000475A0" w:rsidRPr="00250706">
        <w:rPr>
          <w:spacing w:val="-7"/>
        </w:rPr>
        <w:t xml:space="preserve"> </w:t>
      </w:r>
      <w:r w:rsidR="000475A0" w:rsidRPr="00250706">
        <w:t>viruses</w:t>
      </w:r>
      <w:r w:rsidR="000475A0" w:rsidRPr="00250706">
        <w:rPr>
          <w:spacing w:val="-7"/>
        </w:rPr>
        <w:t xml:space="preserve"> </w:t>
      </w:r>
      <w:r w:rsidR="000475A0" w:rsidRPr="00250706">
        <w:t xml:space="preserve">that deviate </w:t>
      </w:r>
      <w:ins w:id="7" w:author="TREVOR BEDFORD" w:date="2019-01-28T15:18:00Z">
        <w:r w:rsidR="0049544E">
          <w:t>more than 4 standard deviations</w:t>
        </w:r>
      </w:ins>
      <w:r w:rsidR="000475A0" w:rsidRPr="00250706">
        <w:t xml:space="preserve"> from the expected molecular clock were</w:t>
      </w:r>
      <w:r w:rsidR="000475A0" w:rsidRPr="00250706">
        <w:rPr>
          <w:spacing w:val="-15"/>
        </w:rPr>
        <w:t xml:space="preserve"> </w:t>
      </w:r>
      <w:r w:rsidR="00DA7860" w:rsidRPr="00250706">
        <w:t>re</w:t>
      </w:r>
      <w:r w:rsidR="000475A0" w:rsidRPr="00250706">
        <w:t>moved. For each tree we included a set of reference viruses that</w:t>
      </w:r>
      <w:r w:rsidR="000475A0" w:rsidRPr="00250706">
        <w:rPr>
          <w:spacing w:val="-12"/>
        </w:rPr>
        <w:t xml:space="preserve"> </w:t>
      </w:r>
      <w:r w:rsidR="000475A0" w:rsidRPr="00250706">
        <w:t>are</w:t>
      </w:r>
      <w:r w:rsidR="000475A0" w:rsidRPr="00250706">
        <w:rPr>
          <w:spacing w:val="-12"/>
        </w:rPr>
        <w:t xml:space="preserve"> </w:t>
      </w:r>
      <w:r w:rsidR="000475A0" w:rsidRPr="00250706">
        <w:t>well</w:t>
      </w:r>
      <w:r w:rsidR="000475A0" w:rsidRPr="00250706">
        <w:rPr>
          <w:spacing w:val="-12"/>
        </w:rPr>
        <w:t xml:space="preserve"> </w:t>
      </w:r>
      <w:r w:rsidR="000475A0" w:rsidRPr="00250706">
        <w:t>characterized</w:t>
      </w:r>
      <w:r w:rsidR="000475A0" w:rsidRPr="00250706">
        <w:rPr>
          <w:spacing w:val="-12"/>
        </w:rPr>
        <w:t xml:space="preserve"> </w:t>
      </w:r>
      <w:r w:rsidR="000475A0" w:rsidRPr="00250706">
        <w:t>(i.e.</w:t>
      </w:r>
      <w:r w:rsidR="000475A0" w:rsidRPr="00250706">
        <w:rPr>
          <w:spacing w:val="4"/>
        </w:rPr>
        <w:t xml:space="preserve"> </w:t>
      </w:r>
      <w:r w:rsidR="000475A0" w:rsidRPr="00250706">
        <w:t>past</w:t>
      </w:r>
      <w:r w:rsidR="000475A0" w:rsidRPr="00250706">
        <w:rPr>
          <w:spacing w:val="-12"/>
        </w:rPr>
        <w:t xml:space="preserve"> </w:t>
      </w:r>
      <w:r w:rsidR="000475A0" w:rsidRPr="00250706">
        <w:t>vaccine</w:t>
      </w:r>
      <w:r w:rsidR="000475A0" w:rsidRPr="00250706">
        <w:rPr>
          <w:spacing w:val="-12"/>
        </w:rPr>
        <w:t xml:space="preserve"> </w:t>
      </w:r>
      <w:r w:rsidR="000475A0" w:rsidRPr="00250706">
        <w:t>strains)</w:t>
      </w:r>
      <w:r w:rsidR="000475A0" w:rsidRPr="00250706">
        <w:rPr>
          <w:spacing w:val="-12"/>
        </w:rPr>
        <w:t xml:space="preserve"> </w:t>
      </w:r>
      <w:r w:rsidR="000475A0" w:rsidRPr="00250706">
        <w:t>with</w:t>
      </w:r>
      <w:r w:rsidR="000475A0" w:rsidRPr="00250706">
        <w:rPr>
          <w:spacing w:val="-12"/>
        </w:rPr>
        <w:t xml:space="preserve"> </w:t>
      </w:r>
      <w:r w:rsidR="000475A0" w:rsidRPr="00250706">
        <w:t xml:space="preserve">sampling dates before the two-year window of interest. </w:t>
      </w:r>
      <w:r w:rsidR="000475A0" w:rsidRPr="00250706">
        <w:rPr>
          <w:spacing w:val="-8"/>
        </w:rPr>
        <w:t xml:space="preserve">We </w:t>
      </w:r>
      <w:r w:rsidR="000475A0" w:rsidRPr="00250706">
        <w:t xml:space="preserve">then constructed phylogenetic trees using </w:t>
      </w:r>
      <w:proofErr w:type="spellStart"/>
      <w:r w:rsidR="000475A0" w:rsidRPr="00250706">
        <w:t>FastTree</w:t>
      </w:r>
      <w:proofErr w:type="spellEnd"/>
      <w:r w:rsidR="000475A0" w:rsidRPr="00250706">
        <w:t xml:space="preserve"> </w:t>
      </w:r>
      <w:hyperlink w:anchor="_bookmark29" w:history="1">
        <w:r w:rsidR="000475A0" w:rsidRPr="00250706">
          <w:t xml:space="preserve">(Price </w:t>
        </w:r>
        <w:r w:rsidR="000475A0" w:rsidRPr="00250706">
          <w:rPr>
            <w:i/>
          </w:rPr>
          <w:t>et al.</w:t>
        </w:r>
      </w:hyperlink>
      <w:r w:rsidR="000475A0" w:rsidRPr="00250706">
        <w:t xml:space="preserve">, </w:t>
      </w:r>
      <w:hyperlink w:anchor="_bookmark29" w:history="1">
        <w:r w:rsidR="000475A0" w:rsidRPr="00250706">
          <w:t>2009)</w:t>
        </w:r>
      </w:hyperlink>
      <w:r w:rsidR="000475A0" w:rsidRPr="00250706">
        <w:t xml:space="preserve"> and used </w:t>
      </w:r>
      <w:proofErr w:type="spellStart"/>
      <w:r w:rsidR="000475A0" w:rsidRPr="00250706">
        <w:t>RAxML</w:t>
      </w:r>
      <w:proofErr w:type="spellEnd"/>
      <w:r w:rsidR="000475A0" w:rsidRPr="00250706">
        <w:t xml:space="preserve"> </w:t>
      </w:r>
      <w:hyperlink w:anchor="_bookmark33" w:history="1">
        <w:r w:rsidR="000475A0" w:rsidRPr="00250706">
          <w:t>(</w:t>
        </w:r>
        <w:proofErr w:type="spellStart"/>
        <w:r w:rsidR="000475A0" w:rsidRPr="00250706">
          <w:t>Stamatakis</w:t>
        </w:r>
        <w:proofErr w:type="spellEnd"/>
        <w:r w:rsidR="000475A0" w:rsidRPr="00250706">
          <w:t>,</w:t>
        </w:r>
      </w:hyperlink>
      <w:r w:rsidR="000475A0" w:rsidRPr="00250706">
        <w:t xml:space="preserve"> </w:t>
      </w:r>
      <w:hyperlink w:anchor="_bookmark33" w:history="1">
        <w:r w:rsidR="000475A0" w:rsidRPr="00250706">
          <w:t>2014)</w:t>
        </w:r>
      </w:hyperlink>
      <w:r w:rsidR="000475A0" w:rsidRPr="00250706">
        <w:t xml:space="preserve"> to refine trees. </w:t>
      </w:r>
      <w:r w:rsidR="000475A0" w:rsidRPr="00250706">
        <w:rPr>
          <w:spacing w:val="-8"/>
        </w:rPr>
        <w:t xml:space="preserve">We </w:t>
      </w:r>
      <w:r w:rsidR="000475A0" w:rsidRPr="00250706">
        <w:t xml:space="preserve">inferred </w:t>
      </w:r>
      <w:r w:rsidR="00291795" w:rsidRPr="00250706">
        <w:t xml:space="preserve">dates and </w:t>
      </w:r>
      <w:r w:rsidR="000475A0" w:rsidRPr="00250706">
        <w:t xml:space="preserve">ancestral </w:t>
      </w:r>
      <w:r w:rsidR="00291795" w:rsidRPr="00250706">
        <w:t xml:space="preserve">sequences </w:t>
      </w:r>
      <w:r w:rsidR="000475A0" w:rsidRPr="00250706">
        <w:t xml:space="preserve">of each internal node of the trees </w:t>
      </w:r>
      <w:hyperlink w:anchor="_bookmark31" w:history="1">
        <w:r w:rsidR="000475A0" w:rsidRPr="00250706">
          <w:t>(Sagu-</w:t>
        </w:r>
      </w:hyperlink>
      <w:hyperlink w:anchor="_bookmark31" w:history="1">
        <w:r w:rsidR="000475A0" w:rsidRPr="00250706">
          <w:t xml:space="preserve">lenko </w:t>
        </w:r>
        <w:r w:rsidR="000475A0" w:rsidRPr="00250706">
          <w:rPr>
            <w:i/>
          </w:rPr>
          <w:t>et al.</w:t>
        </w:r>
      </w:hyperlink>
      <w:r w:rsidR="000475A0" w:rsidRPr="00250706">
        <w:t xml:space="preserve">, </w:t>
      </w:r>
      <w:hyperlink w:anchor="_bookmark31" w:history="1">
        <w:r w:rsidR="000475A0" w:rsidRPr="00250706">
          <w:t>2018).</w:t>
        </w:r>
      </w:hyperlink>
      <w:r w:rsidR="000475A0" w:rsidRPr="00250706">
        <w:t xml:space="preserve"> Finally, we </w:t>
      </w:r>
      <w:r w:rsidR="00F72E85" w:rsidRPr="00250706">
        <w:t xml:space="preserve">annotated </w:t>
      </w:r>
      <w:r w:rsidR="000475A0" w:rsidRPr="00250706">
        <w:t>trees with</w:t>
      </w:r>
      <w:r w:rsidR="000475A0" w:rsidRPr="00250706">
        <w:rPr>
          <w:spacing w:val="-22"/>
        </w:rPr>
        <w:t xml:space="preserve"> </w:t>
      </w:r>
      <w:r w:rsidR="000475A0" w:rsidRPr="00250706">
        <w:t>attributes (i.e. geographic location), and inferred these traits for ancestral</w:t>
      </w:r>
      <w:r w:rsidR="000475A0" w:rsidRPr="00250706">
        <w:rPr>
          <w:spacing w:val="-15"/>
        </w:rPr>
        <w:t xml:space="preserve"> </w:t>
      </w:r>
      <w:r w:rsidR="000475A0" w:rsidRPr="00250706">
        <w:t>nodes.</w:t>
      </w:r>
    </w:p>
    <w:p w14:paraId="2E6F3DC1" w14:textId="77777777" w:rsidR="00A819EF" w:rsidRPr="00A819EF" w:rsidRDefault="00A819EF" w:rsidP="00F41873">
      <w:pPr>
        <w:spacing w:before="120"/>
        <w:rPr>
          <w:b/>
        </w:rPr>
      </w:pPr>
    </w:p>
    <w:p w14:paraId="7CA0E1FD" w14:textId="77777777" w:rsidR="00D34A18" w:rsidRDefault="000475A0" w:rsidP="00F41873">
      <w:pPr>
        <w:spacing w:before="120"/>
        <w:rPr>
          <w:b/>
        </w:rPr>
      </w:pPr>
      <w:bookmarkStart w:id="8" w:name="Reassortment_analysis"/>
      <w:bookmarkEnd w:id="8"/>
      <w:r w:rsidRPr="00250706">
        <w:rPr>
          <w:b/>
        </w:rPr>
        <w:t>Reassortment analysis</w:t>
      </w:r>
    </w:p>
    <w:p w14:paraId="430A8EB0" w14:textId="195A9B81" w:rsidR="00D370C4" w:rsidRDefault="00D34A18" w:rsidP="00F41873">
      <w:pPr>
        <w:spacing w:before="120"/>
      </w:pPr>
      <w:r>
        <w:rPr>
          <w:b/>
        </w:rPr>
        <w:tab/>
      </w:r>
      <w:r w:rsidR="000475A0" w:rsidRPr="00250706">
        <w:rPr>
          <w:spacing w:val="-8"/>
        </w:rPr>
        <w:t xml:space="preserve">To </w:t>
      </w:r>
      <w:r w:rsidR="000475A0" w:rsidRPr="00250706">
        <w:t>detect reassortment, we constructed tangle trees—sets of two trees representing different</w:t>
      </w:r>
      <w:r w:rsidR="00F72E85" w:rsidRPr="00250706">
        <w:t xml:space="preserve"> </w:t>
      </w:r>
      <w:r w:rsidR="000475A0" w:rsidRPr="00250706">
        <w:t xml:space="preserve">segments, with tips from matching </w:t>
      </w:r>
      <w:r w:rsidR="00F72E85" w:rsidRPr="00250706">
        <w:t xml:space="preserve">viruses </w:t>
      </w:r>
      <w:r w:rsidR="000475A0" w:rsidRPr="00250706">
        <w:t xml:space="preserve">connected by lines. </w:t>
      </w:r>
      <w:r w:rsidR="000475A0" w:rsidRPr="00250706">
        <w:rPr>
          <w:spacing w:val="-8"/>
        </w:rPr>
        <w:t xml:space="preserve">We </w:t>
      </w:r>
      <w:r w:rsidR="000475A0" w:rsidRPr="00250706">
        <w:t xml:space="preserve">then compared topologies of tangle trees that matched the phylogeny of HA </w:t>
      </w:r>
      <w:r w:rsidR="00F72E85" w:rsidRPr="00250706">
        <w:t xml:space="preserve">segment </w:t>
      </w:r>
      <w:r w:rsidR="000475A0" w:rsidRPr="00250706">
        <w:t xml:space="preserve">with that of other segments. When incongruent tree topologies were found, we compared whether the viruses labelled as A2 and A2/re in the HA phylogeny were adjacent in the other segment’s phylogeny, and if it appeared that A2/re was a subclade of A2. If not, we inferred that a reassortment had taken place that combined the HA </w:t>
      </w:r>
      <w:r w:rsidR="00F72E85" w:rsidRPr="00250706">
        <w:t xml:space="preserve">segment </w:t>
      </w:r>
      <w:r w:rsidR="000475A0" w:rsidRPr="00250706">
        <w:t>of an A2-like background with the other segment from a separate background.</w:t>
      </w:r>
    </w:p>
    <w:p w14:paraId="440C5CCF" w14:textId="29515857" w:rsidR="00CA338D" w:rsidRDefault="00CA338D" w:rsidP="00F41873">
      <w:pPr>
        <w:spacing w:before="120"/>
      </w:pPr>
    </w:p>
    <w:p w14:paraId="01B764D5" w14:textId="593226B7" w:rsidR="003226A0" w:rsidRDefault="003226A0" w:rsidP="00F41873">
      <w:pPr>
        <w:spacing w:before="120"/>
        <w:rPr>
          <w:b/>
        </w:rPr>
      </w:pPr>
      <w:r>
        <w:rPr>
          <w:b/>
        </w:rPr>
        <w:t>Data availability and reproducibility</w:t>
      </w:r>
    </w:p>
    <w:p w14:paraId="6F6B7DFE" w14:textId="25FFBFB0" w:rsidR="003226A0" w:rsidRPr="003226A0" w:rsidRDefault="003226A0" w:rsidP="00F41873">
      <w:pPr>
        <w:spacing w:before="120"/>
      </w:pPr>
      <w:r>
        <w:rPr>
          <w:b/>
        </w:rPr>
        <w:tab/>
      </w:r>
      <w:r>
        <w:t xml:space="preserve">The data used in this analysis are available for download through the GISAID </w:t>
      </w:r>
      <w:proofErr w:type="spellStart"/>
      <w:r>
        <w:t>EpiFlu</w:t>
      </w:r>
      <w:proofErr w:type="spellEnd"/>
      <w:r>
        <w:t xml:space="preserve"> database. General bioinformatic pipelines used in this analysis can be found at </w:t>
      </w:r>
      <w:r w:rsidRPr="003226A0">
        <w:t>https://github.com/nextstrain/augur/tree/all_segments</w:t>
      </w:r>
      <w:r>
        <w:t xml:space="preserve">. Specific code used in this analysis is available at </w:t>
      </w:r>
      <w:r w:rsidRPr="003226A0">
        <w:t>https://github.com/blab/h3n2-reassortment</w:t>
      </w:r>
      <w:r>
        <w:t>.</w:t>
      </w:r>
    </w:p>
    <w:p w14:paraId="0710BF72" w14:textId="77777777" w:rsidR="00D370C4" w:rsidRPr="00250706" w:rsidRDefault="00D370C4" w:rsidP="00F41873">
      <w:pPr>
        <w:pStyle w:val="BodyText"/>
        <w:spacing w:before="120"/>
        <w:rPr>
          <w:sz w:val="22"/>
          <w:szCs w:val="22"/>
        </w:rPr>
      </w:pPr>
    </w:p>
    <w:p w14:paraId="288D3329" w14:textId="77777777" w:rsidR="00D370C4" w:rsidRPr="00250706" w:rsidRDefault="000475A0" w:rsidP="00F41873">
      <w:pPr>
        <w:spacing w:before="120"/>
        <w:jc w:val="both"/>
        <w:rPr>
          <w:b/>
        </w:rPr>
      </w:pPr>
      <w:bookmarkStart w:id="9" w:name="Results"/>
      <w:bookmarkEnd w:id="9"/>
      <w:r w:rsidRPr="00250706">
        <w:rPr>
          <w:b/>
        </w:rPr>
        <w:t>RESULTS</w:t>
      </w:r>
    </w:p>
    <w:p w14:paraId="4BF06EF4" w14:textId="77777777" w:rsidR="009B67F6" w:rsidRDefault="000475A0" w:rsidP="00F41873">
      <w:pPr>
        <w:spacing w:before="120"/>
        <w:jc w:val="both"/>
        <w:rPr>
          <w:b/>
        </w:rPr>
      </w:pPr>
      <w:bookmarkStart w:id="10" w:name="Severe_2017-2018_influenza_season"/>
      <w:bookmarkEnd w:id="10"/>
      <w:r w:rsidRPr="00250706">
        <w:rPr>
          <w:b/>
        </w:rPr>
        <w:t xml:space="preserve">Severe 2017-2018 </w:t>
      </w:r>
      <w:r w:rsidR="00D027B4" w:rsidRPr="00250706">
        <w:rPr>
          <w:b/>
        </w:rPr>
        <w:t xml:space="preserve">North American </w:t>
      </w:r>
      <w:r w:rsidRPr="00250706">
        <w:rPr>
          <w:b/>
        </w:rPr>
        <w:t>influenza season</w:t>
      </w:r>
    </w:p>
    <w:p w14:paraId="61DD7648" w14:textId="77777777" w:rsidR="00D370C4" w:rsidRPr="00250706" w:rsidRDefault="009B67F6" w:rsidP="00F41873">
      <w:pPr>
        <w:spacing w:before="120"/>
        <w:jc w:val="both"/>
      </w:pPr>
      <w:r>
        <w:rPr>
          <w:b/>
        </w:rPr>
        <w:tab/>
      </w:r>
      <w:r w:rsidR="00F72E85" w:rsidRPr="00250706">
        <w:t>In many aspects t</w:t>
      </w:r>
      <w:r w:rsidR="000475A0" w:rsidRPr="00250706">
        <w:t>he 2017-2018 North</w:t>
      </w:r>
      <w:r w:rsidR="7D936483" w:rsidRPr="00250706">
        <w:t xml:space="preserve"> American</w:t>
      </w:r>
      <w:r w:rsidR="000475A0" w:rsidRPr="00250706">
        <w:t xml:space="preserve"> influenza season was </w:t>
      </w:r>
      <w:r w:rsidR="00F72E85" w:rsidRPr="00250706">
        <w:t>the most severe influenza epidemic in the past 12 seasons,</w:t>
      </w:r>
      <w:r w:rsidR="000475A0" w:rsidRPr="00250706">
        <w:t xml:space="preserve"> resulting in a large increase in visits for outpatient influenza-like illness (ILI) (Fig. </w:t>
      </w:r>
      <w:hyperlink w:anchor="_bookmark0" w:history="1">
        <w:r w:rsidR="000475A0" w:rsidRPr="00250706">
          <w:t>1)</w:t>
        </w:r>
      </w:hyperlink>
      <w:r w:rsidR="000475A0" w:rsidRPr="00250706">
        <w:t xml:space="preserve"> and resulted in</w:t>
      </w:r>
      <w:r w:rsidR="005B783C" w:rsidRPr="00250706">
        <w:t xml:space="preserve"> an estimated</w:t>
      </w:r>
      <w:r w:rsidR="00F72E85" w:rsidRPr="00250706">
        <w:t xml:space="preserve"> 960,000</w:t>
      </w:r>
      <w:r w:rsidR="000475A0" w:rsidRPr="00250706">
        <w:t xml:space="preserve"> hospitalizations</w:t>
      </w:r>
      <w:r w:rsidR="00F72E85" w:rsidRPr="00250706">
        <w:t xml:space="preserve"> </w:t>
      </w:r>
      <w:r w:rsidR="000475A0" w:rsidRPr="00250706">
        <w:t xml:space="preserve">and </w:t>
      </w:r>
      <w:r w:rsidR="00F72E85" w:rsidRPr="00250706">
        <w:t xml:space="preserve">79,000 influenza-associated </w:t>
      </w:r>
      <w:r w:rsidR="000475A0" w:rsidRPr="00250706">
        <w:t>deaths</w:t>
      </w:r>
      <w:r w:rsidR="00F72E85" w:rsidRPr="00250706">
        <w:t>, particularly among t</w:t>
      </w:r>
      <w:r w:rsidR="007C1E11" w:rsidRPr="00250706">
        <w:t>h</w:t>
      </w:r>
      <w:r w:rsidR="00F72E85" w:rsidRPr="00250706">
        <w:t>ose 65 and older</w:t>
      </w:r>
      <w:r w:rsidR="007C1E11" w:rsidRPr="00250706">
        <w:t xml:space="preserve"> (</w:t>
      </w:r>
      <w:r w:rsidR="005E2762" w:rsidRPr="00250706">
        <w:t>CDC 2018</w:t>
      </w:r>
      <w:r w:rsidR="007C1E11" w:rsidRPr="00250706">
        <w:t>)</w:t>
      </w:r>
      <w:r w:rsidR="00F72E85" w:rsidRPr="00250706">
        <w:t>.</w:t>
      </w:r>
      <w:r w:rsidR="005B783C" w:rsidRPr="00250706">
        <w:t xml:space="preserve"> </w:t>
      </w:r>
      <w:r w:rsidR="000475A0" w:rsidRPr="00250706">
        <w:t xml:space="preserve">In the United States there were over 23,000 confirmed cases of influenza A viruses between October 2017 and February 2018; of these 89.9% were </w:t>
      </w:r>
      <w:r w:rsidR="00805B7D" w:rsidRPr="00250706">
        <w:t>A(H3N2)</w:t>
      </w:r>
      <w:r w:rsidR="000475A0" w:rsidRPr="00250706">
        <w:t xml:space="preserve"> viruses. At the season’s peak, influenza A viruses were responsible for 7.7% of all hospitalizations and 10.1% of deaths in the United States </w:t>
      </w:r>
      <w:hyperlink w:anchor="_bookmark9" w:history="1">
        <w:r w:rsidR="000475A0" w:rsidRPr="00250706">
          <w:t xml:space="preserve">(Budd </w:t>
        </w:r>
        <w:r w:rsidR="000475A0" w:rsidRPr="00250706">
          <w:rPr>
            <w:i/>
            <w:iCs/>
          </w:rPr>
          <w:t>et al.</w:t>
        </w:r>
      </w:hyperlink>
      <w:r w:rsidR="000475A0" w:rsidRPr="00250706">
        <w:t xml:space="preserve">, </w:t>
      </w:r>
      <w:hyperlink w:anchor="_bookmark9" w:history="1">
        <w:r w:rsidR="000475A0" w:rsidRPr="00250706">
          <w:t>2018).</w:t>
        </w:r>
      </w:hyperlink>
      <w:r w:rsidR="000475A0" w:rsidRPr="00250706">
        <w:t xml:space="preserve"> The fraction of health care visits for ILI surpassed </w:t>
      </w:r>
      <w:r w:rsidR="000475A0" w:rsidRPr="00250706">
        <w:lastRenderedPageBreak/>
        <w:t xml:space="preserve">those of the 2009 influenza </w:t>
      </w:r>
      <w:r w:rsidR="00F72E85" w:rsidRPr="00250706">
        <w:t xml:space="preserve">epidemic </w:t>
      </w:r>
      <w:r w:rsidR="000475A0" w:rsidRPr="00250706">
        <w:t xml:space="preserve">season (Fig. </w:t>
      </w:r>
      <w:hyperlink w:anchor="_bookmark0" w:history="1">
        <w:r w:rsidR="000475A0" w:rsidRPr="00250706">
          <w:t>1)—a</w:t>
        </w:r>
      </w:hyperlink>
      <w:r w:rsidR="000475A0" w:rsidRPr="00250706">
        <w:t xml:space="preserve"> season marked by the </w:t>
      </w:r>
      <w:r w:rsidR="00F72E85" w:rsidRPr="00250706">
        <w:t xml:space="preserve">emergence of the </w:t>
      </w:r>
      <w:r w:rsidR="00851753" w:rsidRPr="00250706">
        <w:t>A(H1N1)</w:t>
      </w:r>
      <w:r w:rsidR="009869CA" w:rsidRPr="00250706">
        <w:t>pdm09</w:t>
      </w:r>
      <w:r w:rsidR="00851753" w:rsidRPr="00250706" w:rsidDel="00F72E85">
        <w:t xml:space="preserve"> </w:t>
      </w:r>
      <w:r w:rsidR="000475A0" w:rsidRPr="00250706">
        <w:t xml:space="preserve">pandemic </w:t>
      </w:r>
      <w:r w:rsidR="00F72E85" w:rsidRPr="00250706">
        <w:t xml:space="preserve">virus, that continues to cause annual </w:t>
      </w:r>
      <w:r w:rsidR="00F458D7" w:rsidRPr="00250706">
        <w:t>epidemics</w:t>
      </w:r>
      <w:r w:rsidR="00F72E85" w:rsidRPr="00250706">
        <w:t xml:space="preserve"> in humans</w:t>
      </w:r>
      <w:r w:rsidR="000475A0" w:rsidRPr="00250706">
        <w:t xml:space="preserve"> </w:t>
      </w:r>
      <w:hyperlink w:anchor="_bookmark12" w:history="1">
        <w:r w:rsidR="000475A0" w:rsidRPr="00250706">
          <w:t>(Garten</w:t>
        </w:r>
        <w:r w:rsidR="000475A0" w:rsidRPr="00250706">
          <w:rPr>
            <w:spacing w:val="-7"/>
          </w:rPr>
          <w:t xml:space="preserve"> </w:t>
        </w:r>
        <w:r w:rsidR="000475A0" w:rsidRPr="00250706">
          <w:rPr>
            <w:i/>
            <w:iCs/>
          </w:rPr>
          <w:t>et</w:t>
        </w:r>
        <w:r w:rsidR="000475A0" w:rsidRPr="00250706">
          <w:rPr>
            <w:i/>
            <w:iCs/>
            <w:spacing w:val="-7"/>
          </w:rPr>
          <w:t xml:space="preserve"> </w:t>
        </w:r>
        <w:r w:rsidR="000475A0" w:rsidRPr="00250706">
          <w:rPr>
            <w:i/>
            <w:iCs/>
          </w:rPr>
          <w:t>al.</w:t>
        </w:r>
      </w:hyperlink>
      <w:r w:rsidR="000475A0" w:rsidRPr="00250706">
        <w:t xml:space="preserve">, </w:t>
      </w:r>
      <w:hyperlink w:anchor="_bookmark12" w:history="1">
        <w:r w:rsidR="000475A0" w:rsidRPr="00250706">
          <w:t>2009).</w:t>
        </w:r>
      </w:hyperlink>
      <w:r w:rsidR="000475A0" w:rsidRPr="00250706">
        <w:t xml:space="preserve"> In addition to rising to high levels, the ILI score stayed above 4% for 10 weeks during the 2017-2018 North American influenza season.</w:t>
      </w:r>
      <w:r w:rsidR="00B154AE" w:rsidRPr="00250706">
        <w:t xml:space="preserve"> </w:t>
      </w:r>
    </w:p>
    <w:p w14:paraId="080F9ABA" w14:textId="77777777" w:rsidR="00D370C4" w:rsidRPr="00250706" w:rsidRDefault="00D370C4" w:rsidP="00F41873">
      <w:pPr>
        <w:pStyle w:val="BodyText"/>
        <w:spacing w:before="120"/>
        <w:rPr>
          <w:sz w:val="22"/>
          <w:szCs w:val="22"/>
        </w:rPr>
      </w:pPr>
    </w:p>
    <w:p w14:paraId="59AF7AA1" w14:textId="77777777" w:rsidR="003B0210" w:rsidRDefault="000475A0" w:rsidP="003B0210">
      <w:pPr>
        <w:spacing w:before="120"/>
        <w:jc w:val="both"/>
        <w:rPr>
          <w:b/>
          <w:bCs/>
        </w:rPr>
      </w:pPr>
      <w:bookmarkStart w:id="11" w:name="Genetic_diversity_of_recent_A/H3N2_virus"/>
      <w:bookmarkEnd w:id="11"/>
      <w:r w:rsidRPr="00250706">
        <w:rPr>
          <w:b/>
          <w:bCs/>
        </w:rPr>
        <w:t xml:space="preserve">Genetic diversity of recent </w:t>
      </w:r>
      <w:r w:rsidR="00805B7D" w:rsidRPr="00250706">
        <w:rPr>
          <w:b/>
          <w:bCs/>
        </w:rPr>
        <w:t>A(H3N2)</w:t>
      </w:r>
      <w:r w:rsidRPr="00250706">
        <w:rPr>
          <w:b/>
          <w:bCs/>
        </w:rPr>
        <w:t xml:space="preserve"> viruses</w:t>
      </w:r>
    </w:p>
    <w:p w14:paraId="3C006102" w14:textId="77777777" w:rsidR="00AF4045" w:rsidRDefault="00AF4045" w:rsidP="00AF4045">
      <w:pPr>
        <w:spacing w:before="120"/>
        <w:jc w:val="both"/>
      </w:pPr>
      <w:r>
        <w:rPr>
          <w:b/>
          <w:bCs/>
        </w:rPr>
        <w:tab/>
      </w:r>
      <w:r w:rsidR="0003533C" w:rsidRPr="00250706">
        <w:t>H</w:t>
      </w:r>
      <w:r w:rsidR="0037026D" w:rsidRPr="00250706">
        <w:t xml:space="preserve">ere, we analyze viral clades, representing clonal descendants of a single common ancestor, on the HA segment of A(H3N2). </w:t>
      </w:r>
      <w:r w:rsidR="000475A0" w:rsidRPr="00250706">
        <w:t xml:space="preserve">Rapid </w:t>
      </w:r>
      <w:r w:rsidR="00F574E5" w:rsidRPr="00250706">
        <w:t xml:space="preserve">clade </w:t>
      </w:r>
      <w:r w:rsidR="000475A0" w:rsidRPr="00250706">
        <w:t xml:space="preserve">turnover results in an </w:t>
      </w:r>
      <w:r w:rsidR="00805B7D" w:rsidRPr="00250706">
        <w:t>A(H3N2)</w:t>
      </w:r>
      <w:r w:rsidR="000475A0" w:rsidRPr="00250706">
        <w:t xml:space="preserve"> HA phylogeny in which contemporaneous viruses </w:t>
      </w:r>
      <w:r w:rsidR="00AC349F" w:rsidRPr="00250706">
        <w:t xml:space="preserve">typically </w:t>
      </w:r>
      <w:r w:rsidR="000475A0" w:rsidRPr="00250706">
        <w:t>coalescence to a single common ancestor within</w:t>
      </w:r>
      <w:r w:rsidR="00D723FA" w:rsidRPr="00250706">
        <w:t xml:space="preserve"> ~</w:t>
      </w:r>
      <w:r w:rsidR="000475A0" w:rsidRPr="00250706">
        <w:t xml:space="preserve">3 years </w:t>
      </w:r>
      <w:hyperlink w:anchor="_bookmark5" w:history="1">
        <w:r w:rsidR="000475A0" w:rsidRPr="00250706">
          <w:t xml:space="preserve">(Bedford </w:t>
        </w:r>
        <w:r w:rsidR="000475A0" w:rsidRPr="00250706">
          <w:rPr>
            <w:i/>
            <w:iCs/>
          </w:rPr>
          <w:t>et al.</w:t>
        </w:r>
      </w:hyperlink>
      <w:r w:rsidR="000475A0" w:rsidRPr="00250706">
        <w:t xml:space="preserve">, </w:t>
      </w:r>
      <w:hyperlink w:anchor="_bookmark5" w:history="1">
        <w:r w:rsidR="000475A0" w:rsidRPr="00250706">
          <w:t>2015).</w:t>
        </w:r>
      </w:hyperlink>
      <w:r w:rsidR="000475A0" w:rsidRPr="00250706">
        <w:t xml:space="preserve"> </w:t>
      </w:r>
      <w:r w:rsidR="000475A0" w:rsidRPr="00250706">
        <w:rPr>
          <w:spacing w:val="-3"/>
        </w:rPr>
        <w:t xml:space="preserve">However, </w:t>
      </w:r>
      <w:r w:rsidR="000475A0" w:rsidRPr="00250706">
        <w:t>the current</w:t>
      </w:r>
      <w:r w:rsidR="00891691" w:rsidRPr="00250706">
        <w:t xml:space="preserve"> most recent common ancestor</w:t>
      </w:r>
      <w:r w:rsidR="000475A0" w:rsidRPr="00250706">
        <w:t xml:space="preserve"> </w:t>
      </w:r>
      <w:r w:rsidR="00891691" w:rsidRPr="00250706">
        <w:t>(</w:t>
      </w:r>
      <w:r w:rsidR="000475A0" w:rsidRPr="00250706">
        <w:t>MRCA</w:t>
      </w:r>
      <w:r w:rsidR="00891691" w:rsidRPr="00250706">
        <w:t>)</w:t>
      </w:r>
      <w:r w:rsidR="000475A0" w:rsidRPr="00250706">
        <w:t xml:space="preserve"> of the global </w:t>
      </w:r>
      <w:r w:rsidR="00805B7D" w:rsidRPr="00250706">
        <w:t>A(H3N2)</w:t>
      </w:r>
      <w:r w:rsidR="000475A0" w:rsidRPr="00250706">
        <w:t xml:space="preserve"> virus population, existed more than 6 years ago in early 2012 (Fig. </w:t>
      </w:r>
      <w:hyperlink w:anchor="_bookmark1" w:history="1">
        <w:r w:rsidR="000475A0" w:rsidRPr="00250706">
          <w:t>2).</w:t>
        </w:r>
      </w:hyperlink>
      <w:r w:rsidR="000475A0" w:rsidRPr="00250706">
        <w:t xml:space="preserve"> Correspondingly, there is significant genetic diversity among </w:t>
      </w:r>
      <w:r w:rsidR="00F574E5" w:rsidRPr="00250706">
        <w:t xml:space="preserve">the HA segments of </w:t>
      </w:r>
      <w:r w:rsidR="000475A0" w:rsidRPr="00250706">
        <w:t xml:space="preserve">circulating viruses, with the competing clades </w:t>
      </w:r>
      <w:r w:rsidR="00F574E5" w:rsidRPr="00250706">
        <w:t>3</w:t>
      </w:r>
      <w:r w:rsidR="00EA32C5" w:rsidRPr="00250706">
        <w:t>c</w:t>
      </w:r>
      <w:r w:rsidR="000D09B3" w:rsidRPr="00250706">
        <w:t>3</w:t>
      </w:r>
      <w:r w:rsidR="00EA32C5" w:rsidRPr="00250706">
        <w:t>.A</w:t>
      </w:r>
      <w:r w:rsidR="000475A0" w:rsidRPr="00250706">
        <w:t xml:space="preserve"> and </w:t>
      </w:r>
      <w:r w:rsidR="00F574E5" w:rsidRPr="00250706">
        <w:t>3</w:t>
      </w:r>
      <w:r w:rsidR="00EA32C5" w:rsidRPr="00250706">
        <w:t>c</w:t>
      </w:r>
      <w:r w:rsidR="000D09B3" w:rsidRPr="00250706">
        <w:t>2</w:t>
      </w:r>
      <w:r w:rsidR="00EA32C5" w:rsidRPr="00250706">
        <w:t>.A</w:t>
      </w:r>
      <w:r w:rsidR="000475A0" w:rsidRPr="00250706">
        <w:t xml:space="preserve"> comprising the deepest split in the phylogeny.</w:t>
      </w:r>
      <w:r w:rsidR="000D09B3" w:rsidRPr="00250706">
        <w:t xml:space="preserve"> Descendants of the 3c3.A viruses </w:t>
      </w:r>
      <w:r w:rsidR="00D027B4" w:rsidRPr="00250706">
        <w:t>circulate</w:t>
      </w:r>
      <w:r w:rsidR="00B301F0" w:rsidRPr="00250706">
        <w:t>d</w:t>
      </w:r>
      <w:r w:rsidR="00D027B4" w:rsidRPr="00250706">
        <w:t xml:space="preserve"> </w:t>
      </w:r>
      <w:r w:rsidR="00B301F0" w:rsidRPr="00250706">
        <w:t>at low frequencies in the global population between 2016 and 2018</w:t>
      </w:r>
      <w:r w:rsidR="000D09B3" w:rsidRPr="00250706">
        <w:t>.</w:t>
      </w:r>
      <w:r w:rsidR="000475A0" w:rsidRPr="00250706">
        <w:t xml:space="preserve"> Several</w:t>
      </w:r>
      <w:r w:rsidR="00F574E5" w:rsidRPr="00250706">
        <w:t xml:space="preserve"> HA</w:t>
      </w:r>
      <w:r w:rsidR="000475A0" w:rsidRPr="00250706">
        <w:t xml:space="preserve"> subclades of </w:t>
      </w:r>
      <w:r w:rsidR="00F574E5" w:rsidRPr="00250706">
        <w:t>3</w:t>
      </w:r>
      <w:r w:rsidR="00EA32C5" w:rsidRPr="00250706">
        <w:t>c</w:t>
      </w:r>
      <w:r w:rsidR="00F574E5" w:rsidRPr="00250706">
        <w:t>2</w:t>
      </w:r>
      <w:r w:rsidR="00EA32C5" w:rsidRPr="00250706">
        <w:t>.A</w:t>
      </w:r>
      <w:r w:rsidR="00B301F0" w:rsidRPr="00250706">
        <w:t xml:space="preserve">, comprising </w:t>
      </w:r>
      <w:r w:rsidR="0036332C" w:rsidRPr="00250706">
        <w:t>3c2.</w:t>
      </w:r>
      <w:r w:rsidR="00EA32C5" w:rsidRPr="00250706">
        <w:t>A</w:t>
      </w:r>
      <w:r w:rsidR="000D09B3" w:rsidRPr="00250706">
        <w:t>1 to 3c2</w:t>
      </w:r>
      <w:r w:rsidR="0036332C" w:rsidRPr="00250706">
        <w:t>.</w:t>
      </w:r>
      <w:r w:rsidR="00EA32C5" w:rsidRPr="00250706">
        <w:t>A</w:t>
      </w:r>
      <w:r w:rsidR="000475A0" w:rsidRPr="00250706">
        <w:t xml:space="preserve">4, circulated at high frequencies </w:t>
      </w:r>
      <w:r w:rsidR="00B301F0" w:rsidRPr="00250706">
        <w:t>between</w:t>
      </w:r>
      <w:r w:rsidR="000475A0" w:rsidRPr="00250706">
        <w:t xml:space="preserve"> </w:t>
      </w:r>
      <w:r w:rsidR="00B301F0" w:rsidRPr="00250706">
        <w:t>2016 and 2018</w:t>
      </w:r>
      <w:r w:rsidR="000475A0" w:rsidRPr="00250706">
        <w:t xml:space="preserve">. </w:t>
      </w:r>
      <w:r w:rsidR="000D09B3" w:rsidRPr="00250706">
        <w:t>Throughout the following, we drop the 3c2 to abbreviate these names to A1a, A1b, A2, A3 and A4.</w:t>
      </w:r>
      <w:r w:rsidR="00356426" w:rsidRPr="00250706">
        <w:t xml:space="preserve"> By </w:t>
      </w:r>
      <w:r w:rsidR="00356426" w:rsidRPr="004C34F3">
        <w:t>April 2018</w:t>
      </w:r>
      <w:r w:rsidR="000475A0" w:rsidRPr="004C34F3">
        <w:rPr>
          <w:spacing w:val="-3"/>
        </w:rPr>
        <w:t xml:space="preserve">, </w:t>
      </w:r>
      <w:r w:rsidR="00962B41" w:rsidRPr="004C34F3">
        <w:rPr>
          <w:spacing w:val="-3"/>
        </w:rPr>
        <w:t xml:space="preserve">viruses in clades </w:t>
      </w:r>
      <w:r w:rsidR="000475A0" w:rsidRPr="004C34F3">
        <w:t xml:space="preserve">A1b and A2 </w:t>
      </w:r>
      <w:r w:rsidR="00356426" w:rsidRPr="004C34F3">
        <w:t>pre</w:t>
      </w:r>
      <w:r w:rsidR="000475A0" w:rsidRPr="004C34F3">
        <w:t>dominate</w:t>
      </w:r>
      <w:r w:rsidR="00356426" w:rsidRPr="004C34F3">
        <w:t>d</w:t>
      </w:r>
      <w:r w:rsidR="000475A0" w:rsidRPr="004C34F3">
        <w:t xml:space="preserve"> the global population, </w:t>
      </w:r>
      <w:r w:rsidR="00356426" w:rsidRPr="004C34F3">
        <w:rPr>
          <w:spacing w:val="-9"/>
        </w:rPr>
        <w:t xml:space="preserve">comprising </w:t>
      </w:r>
      <w:r w:rsidR="000475A0" w:rsidRPr="004C34F3">
        <w:t xml:space="preserve">an estimated </w:t>
      </w:r>
      <w:r w:rsidR="00356426" w:rsidRPr="004C34F3">
        <w:t>86</w:t>
      </w:r>
      <w:r w:rsidR="000475A0" w:rsidRPr="004C34F3">
        <w:t>% of</w:t>
      </w:r>
      <w:r w:rsidR="000475A0" w:rsidRPr="004C34F3">
        <w:rPr>
          <w:spacing w:val="-10"/>
        </w:rPr>
        <w:t xml:space="preserve"> </w:t>
      </w:r>
      <w:r w:rsidR="00805B7D" w:rsidRPr="004C34F3">
        <w:t>A(H3N2)</w:t>
      </w:r>
      <w:r w:rsidR="000475A0" w:rsidRPr="004C34F3">
        <w:rPr>
          <w:spacing w:val="-10"/>
        </w:rPr>
        <w:t xml:space="preserve"> </w:t>
      </w:r>
      <w:r w:rsidR="000475A0" w:rsidRPr="004C34F3">
        <w:t>viruses (Fig.</w:t>
      </w:r>
      <w:r w:rsidR="000475A0" w:rsidRPr="004C34F3">
        <w:rPr>
          <w:spacing w:val="-22"/>
        </w:rPr>
        <w:t xml:space="preserve"> </w:t>
      </w:r>
      <w:hyperlink w:anchor="_bookmark1" w:history="1">
        <w:r w:rsidR="000475A0" w:rsidRPr="004C34F3">
          <w:t>2).</w:t>
        </w:r>
      </w:hyperlink>
      <w:bookmarkStart w:id="12" w:name="OLE_LINK6"/>
    </w:p>
    <w:p w14:paraId="7596607E" w14:textId="77777777" w:rsidR="00A43F5C" w:rsidRDefault="00AF4045" w:rsidP="00A43F5C">
      <w:pPr>
        <w:spacing w:before="120"/>
        <w:jc w:val="both"/>
      </w:pPr>
      <w:r>
        <w:tab/>
      </w:r>
      <w:r w:rsidR="000475A0" w:rsidRPr="00250706">
        <w:t xml:space="preserve">Clade A1 emerged in 2015 and represented the majority of influenza </w:t>
      </w:r>
      <w:r w:rsidR="00805B7D" w:rsidRPr="00250706">
        <w:t>A(H3N2)</w:t>
      </w:r>
      <w:r w:rsidR="000475A0" w:rsidRPr="00250706">
        <w:t xml:space="preserve"> </w:t>
      </w:r>
      <w:r w:rsidR="00623DC3" w:rsidRPr="00250706">
        <w:t xml:space="preserve">viruses </w:t>
      </w:r>
      <w:bookmarkEnd w:id="12"/>
      <w:r w:rsidR="000475A0" w:rsidRPr="00250706">
        <w:t xml:space="preserve">in the 2016-2017 season. Most viruses in this clade differ from the previous vaccine </w:t>
      </w:r>
      <w:r w:rsidR="00623DC3" w:rsidRPr="00250706">
        <w:t xml:space="preserve">virus </w:t>
      </w:r>
      <w:r w:rsidR="000475A0" w:rsidRPr="00250706">
        <w:t xml:space="preserve">(A/Hong Kong/4801/2014) by </w:t>
      </w:r>
      <w:r w:rsidR="00623DC3" w:rsidRPr="00250706">
        <w:t xml:space="preserve">amino acid </w:t>
      </w:r>
      <w:r w:rsidR="000475A0" w:rsidRPr="00250706">
        <w:t>substitutions in HA (N121K</w:t>
      </w:r>
      <w:r w:rsidR="00C657DC" w:rsidRPr="00250706">
        <w:t>,</w:t>
      </w:r>
      <w:r w:rsidR="000475A0" w:rsidRPr="00250706">
        <w:t xml:space="preserve"> N171K</w:t>
      </w:r>
      <w:r w:rsidR="00C657DC" w:rsidRPr="00250706">
        <w:t xml:space="preserve">, </w:t>
      </w:r>
      <w:r w:rsidR="000475A0" w:rsidRPr="00250706">
        <w:rPr>
          <w:spacing w:val="-5"/>
        </w:rPr>
        <w:t>I</w:t>
      </w:r>
      <w:r w:rsidR="00473E4A" w:rsidRPr="00250706">
        <w:rPr>
          <w:spacing w:val="-5"/>
        </w:rPr>
        <w:t>406</w:t>
      </w:r>
      <w:r w:rsidR="000475A0" w:rsidRPr="00250706">
        <w:rPr>
          <w:spacing w:val="-5"/>
        </w:rPr>
        <w:t>V,</w:t>
      </w:r>
      <w:r w:rsidR="00C657DC" w:rsidRPr="00250706">
        <w:rPr>
          <w:spacing w:val="-5"/>
        </w:rPr>
        <w:t xml:space="preserve"> and</w:t>
      </w:r>
      <w:r w:rsidR="000475A0" w:rsidRPr="00250706">
        <w:rPr>
          <w:spacing w:val="-5"/>
        </w:rPr>
        <w:t xml:space="preserve"> </w:t>
      </w:r>
      <w:r w:rsidR="000475A0" w:rsidRPr="00250706">
        <w:t>G</w:t>
      </w:r>
      <w:r w:rsidR="00473E4A" w:rsidRPr="00250706">
        <w:t>484</w:t>
      </w:r>
      <w:r w:rsidR="000475A0" w:rsidRPr="00250706">
        <w:t>E). Clade A1 further diversified into two subclades now named A1a and A1b. These are distinguished by the</w:t>
      </w:r>
      <w:r w:rsidR="00623DC3" w:rsidRPr="00250706">
        <w:t xml:space="preserve"> amino acid</w:t>
      </w:r>
      <w:r w:rsidR="000475A0" w:rsidRPr="00250706">
        <w:t xml:space="preserve"> substitutions</w:t>
      </w:r>
      <w:r w:rsidR="00CA14FA" w:rsidRPr="00250706">
        <w:t xml:space="preserve"> HA:G479E and</w:t>
      </w:r>
      <w:r w:rsidR="000475A0" w:rsidRPr="00250706">
        <w:t xml:space="preserve"> HA:K92R,H311Q</w:t>
      </w:r>
      <w:r w:rsidR="007311AD" w:rsidRPr="00250706">
        <w:t>,</w:t>
      </w:r>
      <w:r w:rsidR="000475A0" w:rsidRPr="00250706">
        <w:t xml:space="preserve"> respectively. Further rapid evolution of took place within A1b which split into two </w:t>
      </w:r>
      <w:r w:rsidR="00420654" w:rsidRPr="00250706">
        <w:t>subclades</w:t>
      </w:r>
      <w:r w:rsidR="000475A0" w:rsidRPr="00250706">
        <w:t xml:space="preserve"> defined by the</w:t>
      </w:r>
      <w:r w:rsidR="00CA14FA" w:rsidRPr="00250706">
        <w:t xml:space="preserve"> HA</w:t>
      </w:r>
      <w:r w:rsidR="000475A0" w:rsidRPr="00250706">
        <w:t xml:space="preserve"> </w:t>
      </w:r>
      <w:r w:rsidR="00623DC3" w:rsidRPr="00250706">
        <w:t xml:space="preserve">amino acid </w:t>
      </w:r>
      <w:r w:rsidR="000475A0" w:rsidRPr="00250706">
        <w:t>substitutions</w:t>
      </w:r>
      <w:r w:rsidR="00CA14FA" w:rsidRPr="00250706">
        <w:t xml:space="preserve"> </w:t>
      </w:r>
      <w:r w:rsidR="000475A0" w:rsidRPr="00250706">
        <w:t>E62G,R142G,T135K</w:t>
      </w:r>
      <w:r w:rsidR="00CA14FA" w:rsidRPr="00250706">
        <w:t>,</w:t>
      </w:r>
      <w:r w:rsidR="000475A0" w:rsidRPr="00250706">
        <w:t xml:space="preserve"> and T135N. The recurrent changes at position 135 (including a loss of a putative glycos</w:t>
      </w:r>
      <w:r w:rsidR="00623DC3" w:rsidRPr="00250706">
        <w:t>y</w:t>
      </w:r>
      <w:r w:rsidR="000475A0" w:rsidRPr="00250706">
        <w:t>lation) suggest an adaptive origin of this rapid evolution. In the past year A1b has out-competed A1a.</w:t>
      </w:r>
    </w:p>
    <w:p w14:paraId="2500A8A7" w14:textId="77777777" w:rsidR="00C657DC" w:rsidRPr="00A43F5C" w:rsidRDefault="00A43F5C" w:rsidP="00A43F5C">
      <w:pPr>
        <w:spacing w:before="120"/>
        <w:jc w:val="both"/>
        <w:rPr>
          <w:b/>
          <w:bCs/>
        </w:rPr>
      </w:pPr>
      <w:r>
        <w:tab/>
      </w:r>
      <w:r w:rsidR="000475A0" w:rsidRPr="00250706">
        <w:t xml:space="preserve">Clade A2 is defined by a series of </w:t>
      </w:r>
      <w:r w:rsidR="002F019B" w:rsidRPr="00250706">
        <w:t xml:space="preserve">amino acid </w:t>
      </w:r>
      <w:r w:rsidR="000475A0" w:rsidRPr="00250706">
        <w:t>substitutions in HA:</w:t>
      </w:r>
      <w:r w:rsidR="00623DC3" w:rsidRPr="00250706">
        <w:t>T131K</w:t>
      </w:r>
      <w:r w:rsidR="000475A0" w:rsidRPr="00250706">
        <w:t>, R142K, R261Q. This series of substitutions completed in mid-2016; no further amino acid changes were observed a</w:t>
      </w:r>
      <w:r w:rsidR="007311AD" w:rsidRPr="00250706">
        <w:t>nd</w:t>
      </w:r>
      <w:r w:rsidR="000475A0" w:rsidRPr="00250706">
        <w:t xml:space="preserve"> the frequency of this clade remained</w:t>
      </w:r>
      <w:r w:rsidR="007311AD" w:rsidRPr="00250706">
        <w:t xml:space="preserve"> fairly</w:t>
      </w:r>
      <w:r w:rsidR="000475A0" w:rsidRPr="00250706">
        <w:t xml:space="preserve"> constant </w:t>
      </w:r>
      <w:r w:rsidR="007311AD" w:rsidRPr="00250706">
        <w:t>from late-2016 to mid-</w:t>
      </w:r>
      <w:r w:rsidR="000475A0" w:rsidRPr="00250706">
        <w:t>2017</w:t>
      </w:r>
      <w:r w:rsidR="004A47F7" w:rsidRPr="00250706">
        <w:t xml:space="preserve"> (Fig 3)</w:t>
      </w:r>
      <w:r w:rsidR="000475A0" w:rsidRPr="00250706">
        <w:t xml:space="preserve">. In the 2017-2018 season in North America, </w:t>
      </w:r>
      <w:r w:rsidR="000475A0" w:rsidRPr="00250706">
        <w:rPr>
          <w:spacing w:val="-3"/>
        </w:rPr>
        <w:t xml:space="preserve">however, </w:t>
      </w:r>
      <w:r w:rsidR="002F019B" w:rsidRPr="00250706">
        <w:rPr>
          <w:spacing w:val="-3"/>
        </w:rPr>
        <w:t>an A2 HA subclade dominated the viruses circulating,</w:t>
      </w:r>
      <w:r w:rsidR="002F019B" w:rsidRPr="00250706">
        <w:t xml:space="preserve"> yet lacked additional </w:t>
      </w:r>
      <w:r w:rsidR="000475A0" w:rsidRPr="00250706">
        <w:t xml:space="preserve">amino acid substitutions. This subclade—which we denote as A2/re (Fig. </w:t>
      </w:r>
      <w:hyperlink w:anchor="_bookmark1" w:history="1">
        <w:r w:rsidR="000475A0" w:rsidRPr="00250706">
          <w:t>2)</w:t>
        </w:r>
      </w:hyperlink>
      <w:r w:rsidR="000475A0" w:rsidRPr="00250706">
        <w:t xml:space="preserve"> appears to have arisen as a result of a reassortment event, as discussed </w:t>
      </w:r>
      <w:r w:rsidR="000475A0" w:rsidRPr="00250706">
        <w:rPr>
          <w:spacing w:val="-3"/>
        </w:rPr>
        <w:t>below.</w:t>
      </w:r>
      <w:r w:rsidR="00C657DC" w:rsidRPr="00250706">
        <w:rPr>
          <w:spacing w:val="-3"/>
        </w:rPr>
        <w:t xml:space="preserve"> The</w:t>
      </w:r>
      <w:r w:rsidR="00C657DC" w:rsidRPr="00250706">
        <w:t xml:space="preserve"> rapid rise of subclade A2/re—coupled with an extraordinarily high incidence of that subclade in North America—stands out. By the beginning of 2018, we find the clade viruses belonging to clade A2 increasing to make up almost 70% of A(H3N2) circulating viruses, overtaking A1b as the dominant </w:t>
      </w:r>
      <w:r w:rsidR="00C657DC" w:rsidRPr="00250706">
        <w:rPr>
          <w:spacing w:val="-9"/>
        </w:rPr>
        <w:t xml:space="preserve">HA </w:t>
      </w:r>
      <w:r w:rsidR="00C657DC" w:rsidRPr="00250706">
        <w:t xml:space="preserve">clade (Fig. </w:t>
      </w:r>
      <w:hyperlink w:anchor="_bookmark2" w:history="1">
        <w:r w:rsidR="00C657DC" w:rsidRPr="00250706">
          <w:t>3).</w:t>
        </w:r>
      </w:hyperlink>
      <w:r w:rsidR="00C657DC" w:rsidRPr="00250706">
        <w:t xml:space="preserve"> </w:t>
      </w:r>
    </w:p>
    <w:p w14:paraId="2552D148" w14:textId="77777777" w:rsidR="00F86695" w:rsidRPr="00250706" w:rsidRDefault="00F86695" w:rsidP="00F41873">
      <w:pPr>
        <w:pStyle w:val="BodyText"/>
        <w:spacing w:before="120"/>
        <w:jc w:val="both"/>
        <w:rPr>
          <w:spacing w:val="38"/>
          <w:sz w:val="22"/>
          <w:szCs w:val="22"/>
        </w:rPr>
      </w:pPr>
    </w:p>
    <w:p w14:paraId="75337CFD" w14:textId="77777777" w:rsidR="00D94E78" w:rsidRPr="00250706" w:rsidRDefault="00D94E78" w:rsidP="00F41873">
      <w:pPr>
        <w:spacing w:before="120"/>
        <w:rPr>
          <w:b/>
          <w:bCs/>
        </w:rPr>
      </w:pPr>
      <w:r w:rsidRPr="00250706">
        <w:rPr>
          <w:b/>
          <w:bCs/>
        </w:rPr>
        <w:t>Antigenic analysis illustrates little antigenic drift</w:t>
      </w:r>
    </w:p>
    <w:p w14:paraId="534EDAD6" w14:textId="544AC49B" w:rsidR="00D94E78" w:rsidRPr="00250706" w:rsidRDefault="00906E2D" w:rsidP="00F41873">
      <w:pPr>
        <w:spacing w:before="120"/>
      </w:pPr>
      <w:r>
        <w:tab/>
      </w:r>
      <w:r w:rsidR="00D94E78" w:rsidRPr="00250706">
        <w:t>The impact that the amino acid substitutions of the various co-circulating HA clades have on antibody escape were analyzed using post infection ferret antisera against cell-propagated viruses including vaccine strains (</w:t>
      </w:r>
      <w:r w:rsidR="003A415C" w:rsidRPr="00250706">
        <w:t>Supplemental</w:t>
      </w:r>
      <w:r w:rsidR="003A415C">
        <w:t xml:space="preserve"> Table 1</w:t>
      </w:r>
      <w:r w:rsidR="00D94E78" w:rsidRPr="00250706">
        <w:t>). The recommended A(H3N2) vaccine viruses northern hemisphere were A/Hong Kong/4801/2014-like (i.e., A/Michigan/15/2014) for the 2016-2017 season and A/Singapore/INFIMH-16-0019/2016-like (A/Singapore/INFIMH-16</w:t>
      </w:r>
      <w:r w:rsidR="003A415C">
        <w:t>-0019/2016 or A/North Carolina/</w:t>
      </w:r>
      <w:r w:rsidR="00D94E78" w:rsidRPr="00250706">
        <w:t xml:space="preserve">4/2016) for the 2017-2018 season.  </w:t>
      </w:r>
      <w:bookmarkStart w:id="13" w:name="OLE_LINK13"/>
      <w:bookmarkStart w:id="14" w:name="OLE_LINK14"/>
      <w:r w:rsidR="00D94E78" w:rsidRPr="00250706">
        <w:t>Focus reduction assay of reference viruses and contemporary test viruses circulating</w:t>
      </w:r>
      <w:bookmarkEnd w:id="13"/>
      <w:bookmarkEnd w:id="14"/>
      <w:r w:rsidR="00D94E78" w:rsidRPr="00250706">
        <w:t xml:space="preserve"> worldwide demonstrate that antisera to either HA clade 3c2</w:t>
      </w:r>
      <w:r w:rsidR="00545460" w:rsidRPr="00250706">
        <w:t>.A</w:t>
      </w:r>
      <w:r w:rsidR="00D94E78" w:rsidRPr="00250706">
        <w:t xml:space="preserve"> A/Michigan/15/2014 virus or HA clade 3c2</w:t>
      </w:r>
      <w:r w:rsidR="00545460" w:rsidRPr="00250706">
        <w:t>.A</w:t>
      </w:r>
      <w:r w:rsidR="00D94E78" w:rsidRPr="00250706">
        <w:t>1 viruses A/Singapore/INFIMH-16-0019/2016 efficiently neutralize viruses expressing 3c2</w:t>
      </w:r>
      <w:r w:rsidR="00545460" w:rsidRPr="00250706">
        <w:t>.A</w:t>
      </w:r>
      <w:r w:rsidR="00D94E78" w:rsidRPr="00250706">
        <w:t xml:space="preserve">, A1 or A2 </w:t>
      </w:r>
      <w:r w:rsidR="00596575" w:rsidRPr="00250706">
        <w:t>HA RNAs</w:t>
      </w:r>
      <w:r w:rsidR="00D94E78" w:rsidRPr="00250706">
        <w:t xml:space="preserve"> (</w:t>
      </w:r>
      <w:bookmarkStart w:id="15" w:name="OLE_LINK11"/>
      <w:bookmarkStart w:id="16" w:name="OLE_LINK12"/>
      <w:r w:rsidR="00545460" w:rsidRPr="00250706">
        <w:t xml:space="preserve">Supplemental </w:t>
      </w:r>
      <w:bookmarkEnd w:id="15"/>
      <w:bookmarkEnd w:id="16"/>
      <w:r w:rsidR="00545460" w:rsidRPr="00250706">
        <w:t xml:space="preserve">Table 1, Supplemental Figure </w:t>
      </w:r>
      <w:r w:rsidR="00045D54">
        <w:t>S1</w:t>
      </w:r>
      <w:bookmarkStart w:id="17" w:name="_GoBack"/>
      <w:bookmarkEnd w:id="17"/>
      <w:r w:rsidR="00D94E78" w:rsidRPr="00250706">
        <w:t>).  In fact, only viruses expressing 3</w:t>
      </w:r>
      <w:r w:rsidR="00545460" w:rsidRPr="00250706">
        <w:t>c</w:t>
      </w:r>
      <w:r w:rsidR="00D94E78" w:rsidRPr="00250706">
        <w:t>3</w:t>
      </w:r>
      <w:r w:rsidR="00545460" w:rsidRPr="00250706">
        <w:t>.A</w:t>
      </w:r>
      <w:r w:rsidR="00D94E78" w:rsidRPr="00250706">
        <w:t xml:space="preserve"> HA’s, which represent a small proportion of viruses circulating, showed evidence of signi</w:t>
      </w:r>
      <w:r w:rsidR="003B785F">
        <w:t>ficant antigenic drift (i.e., 8-</w:t>
      </w:r>
      <w:r w:rsidR="00D94E78" w:rsidRPr="00250706">
        <w:t>fold or greater reductions in titer as compared to titer of the homologous virus and antisera) (</w:t>
      </w:r>
      <w:r w:rsidR="005E6016">
        <w:t>Supplemental Table 1</w:t>
      </w:r>
      <w:r w:rsidR="00D94E78" w:rsidRPr="00250706">
        <w:t xml:space="preserve">).  Nevertheless, antisera to the A2 HA containing virus (A/Nebraska/02/2017) efficiently neutralizes viruses containing A2 HA’s and </w:t>
      </w:r>
      <w:r w:rsidR="00D94E78" w:rsidRPr="00250706">
        <w:lastRenderedPageBreak/>
        <w:t>poorly neutralizes viruses expressing other HA clades (</w:t>
      </w:r>
      <w:r w:rsidR="003A415C" w:rsidRPr="00250706">
        <w:t xml:space="preserve">Supplemental </w:t>
      </w:r>
      <w:r w:rsidR="008303D6" w:rsidRPr="00250706">
        <w:t xml:space="preserve">Table 1, </w:t>
      </w:r>
      <w:r w:rsidR="003A415C" w:rsidRPr="00250706">
        <w:t xml:space="preserve">Supplemental </w:t>
      </w:r>
      <w:r w:rsidR="008303D6" w:rsidRPr="00250706">
        <w:t>Fig 1</w:t>
      </w:r>
      <w:r w:rsidR="00D94E78" w:rsidRPr="00250706">
        <w:t xml:space="preserve">).  Collectively, antigenic analysis </w:t>
      </w:r>
      <w:r w:rsidR="00596575" w:rsidRPr="00250706">
        <w:t xml:space="preserve">data </w:t>
      </w:r>
      <w:r w:rsidR="00D94E78" w:rsidRPr="00250706">
        <w:t>indicates that while the A2 HA proteins are antigenically distinct, they have not significantly drifted from 3</w:t>
      </w:r>
      <w:r w:rsidR="00A65E6C" w:rsidRPr="00250706">
        <w:t>c</w:t>
      </w:r>
      <w:r w:rsidR="00D94E78" w:rsidRPr="00250706">
        <w:t>2</w:t>
      </w:r>
      <w:r w:rsidR="00A65E6C" w:rsidRPr="00250706">
        <w:t>.A</w:t>
      </w:r>
      <w:r w:rsidR="00D94E78" w:rsidRPr="00250706">
        <w:t xml:space="preserve"> HA proteins and </w:t>
      </w:r>
      <w:r w:rsidR="00891691" w:rsidRPr="00250706">
        <w:t xml:space="preserve">it </w:t>
      </w:r>
      <w:r w:rsidR="00D94E78" w:rsidRPr="00250706">
        <w:t>does not explain their predominance in North America during the 2017-2018 season.</w:t>
      </w:r>
      <w:r w:rsidR="00B91332" w:rsidRPr="00250706">
        <w:t xml:space="preserve"> Consistently, substitutions to epitope sites show that the A2 clade is slightly drifted relative to ancestral 3c2.A viruses, but show little variation within clade A2</w:t>
      </w:r>
      <w:r w:rsidR="005A25D0">
        <w:t xml:space="preserve"> (</w:t>
      </w:r>
      <w:r w:rsidR="00A41365">
        <w:t>Supplementary Fig.</w:t>
      </w:r>
      <w:r w:rsidR="005A25D0">
        <w:t xml:space="preserve"> S1)</w:t>
      </w:r>
      <w:r w:rsidR="00B91332" w:rsidRPr="00250706">
        <w:t>.</w:t>
      </w:r>
    </w:p>
    <w:p w14:paraId="132E375C" w14:textId="77777777" w:rsidR="00D370C4" w:rsidRPr="00250706" w:rsidRDefault="00D370C4" w:rsidP="00F41873">
      <w:pPr>
        <w:pStyle w:val="BodyText"/>
        <w:spacing w:before="120"/>
        <w:rPr>
          <w:sz w:val="22"/>
          <w:szCs w:val="22"/>
        </w:rPr>
      </w:pPr>
    </w:p>
    <w:p w14:paraId="6F0E824F" w14:textId="77777777" w:rsidR="002F60EE" w:rsidRDefault="00BC0ED0" w:rsidP="002F60EE">
      <w:pPr>
        <w:pStyle w:val="CommentText"/>
        <w:spacing w:before="120"/>
        <w:rPr>
          <w:b/>
          <w:sz w:val="22"/>
          <w:szCs w:val="22"/>
        </w:rPr>
      </w:pPr>
      <w:bookmarkStart w:id="18" w:name="A_novel_combination_of_previously_circul"/>
      <w:bookmarkEnd w:id="18"/>
      <w:r w:rsidRPr="00250706">
        <w:rPr>
          <w:b/>
          <w:sz w:val="22"/>
          <w:szCs w:val="22"/>
        </w:rPr>
        <w:t>Genome reassortment events among circulating viruses leads to A2/re genotype</w:t>
      </w:r>
    </w:p>
    <w:p w14:paraId="1AAA1241" w14:textId="77777777" w:rsidR="005325FE" w:rsidRDefault="002F60EE" w:rsidP="005325FE">
      <w:pPr>
        <w:pStyle w:val="CommentText"/>
        <w:spacing w:before="120"/>
        <w:rPr>
          <w:sz w:val="22"/>
          <w:szCs w:val="22"/>
        </w:rPr>
      </w:pPr>
      <w:r>
        <w:rPr>
          <w:b/>
          <w:sz w:val="22"/>
          <w:szCs w:val="22"/>
        </w:rPr>
        <w:tab/>
      </w:r>
      <w:r w:rsidR="00E4546D" w:rsidRPr="00250706">
        <w:rPr>
          <w:sz w:val="22"/>
          <w:szCs w:val="22"/>
        </w:rPr>
        <w:t xml:space="preserve">When reassortment occurs between viruses from established clades in the HA and </w:t>
      </w:r>
      <w:r w:rsidR="00E4546D" w:rsidRPr="00250706">
        <w:rPr>
          <w:spacing w:val="-4"/>
          <w:sz w:val="22"/>
          <w:szCs w:val="22"/>
        </w:rPr>
        <w:t xml:space="preserve">NA </w:t>
      </w:r>
      <w:r w:rsidR="00E4546D" w:rsidRPr="00250706">
        <w:rPr>
          <w:sz w:val="22"/>
          <w:szCs w:val="22"/>
        </w:rPr>
        <w:t xml:space="preserve">RNA segments, incongruent phylogenetic relationships are created so that a reassortment event </w:t>
      </w:r>
      <w:r w:rsidR="00E4546D" w:rsidRPr="00250706">
        <w:rPr>
          <w:spacing w:val="-16"/>
          <w:sz w:val="22"/>
          <w:szCs w:val="22"/>
        </w:rPr>
        <w:t>with</w:t>
      </w:r>
      <w:r w:rsidR="00E4546D" w:rsidRPr="00250706">
        <w:rPr>
          <w:sz w:val="22"/>
          <w:szCs w:val="22"/>
        </w:rPr>
        <w:t xml:space="preserve">in clade A2 viruses is immediately visible (Fig. </w:t>
      </w:r>
      <w:hyperlink w:anchor="_bookmark3" w:history="1">
        <w:r w:rsidR="00E4546D" w:rsidRPr="00250706">
          <w:rPr>
            <w:sz w:val="22"/>
            <w:szCs w:val="22"/>
          </w:rPr>
          <w:t>4).</w:t>
        </w:r>
      </w:hyperlink>
      <w:r w:rsidR="00E4546D" w:rsidRPr="00250706">
        <w:rPr>
          <w:sz w:val="22"/>
          <w:szCs w:val="22"/>
        </w:rPr>
        <w:t xml:space="preserve"> In the HA phylogeny, viruses from A2 and A2/re are closely related and form a monophyletic clade. However in the NA phylogeny, the NA of A2 </w:t>
      </w:r>
      <w:r w:rsidR="00E4546D" w:rsidRPr="00250706">
        <w:rPr>
          <w:spacing w:val="-6"/>
          <w:sz w:val="22"/>
          <w:szCs w:val="22"/>
        </w:rPr>
        <w:t xml:space="preserve">viruses </w:t>
      </w:r>
      <w:r w:rsidR="00E4546D" w:rsidRPr="00250706">
        <w:rPr>
          <w:sz w:val="22"/>
          <w:szCs w:val="22"/>
        </w:rPr>
        <w:t xml:space="preserve">appear </w:t>
      </w:r>
      <w:r w:rsidR="00E4546D" w:rsidRPr="00250706">
        <w:rPr>
          <w:spacing w:val="-7"/>
          <w:sz w:val="22"/>
          <w:szCs w:val="22"/>
        </w:rPr>
        <w:t xml:space="preserve">in a </w:t>
      </w:r>
      <w:r w:rsidR="00E4546D" w:rsidRPr="00250706">
        <w:rPr>
          <w:sz w:val="22"/>
          <w:szCs w:val="22"/>
        </w:rPr>
        <w:t xml:space="preserve">clade distant from the </w:t>
      </w:r>
      <w:r w:rsidR="00E4546D" w:rsidRPr="00250706">
        <w:rPr>
          <w:spacing w:val="-7"/>
          <w:sz w:val="22"/>
          <w:szCs w:val="22"/>
        </w:rPr>
        <w:t xml:space="preserve">NA of </w:t>
      </w:r>
      <w:r w:rsidR="00E4546D" w:rsidRPr="00250706">
        <w:rPr>
          <w:sz w:val="22"/>
          <w:szCs w:val="22"/>
        </w:rPr>
        <w:t>A2/re viruses. Viruses whose HA belongs to clade A2/re possess NA with the N329S substitution which is shared with viruses that belong to clade A1b.</w:t>
      </w:r>
      <w:r w:rsidR="00612FC6">
        <w:rPr>
          <w:sz w:val="22"/>
          <w:szCs w:val="22"/>
        </w:rPr>
        <w:t xml:space="preserve"> </w:t>
      </w:r>
      <w:r w:rsidR="00E4546D" w:rsidRPr="00250706">
        <w:rPr>
          <w:sz w:val="22"/>
          <w:szCs w:val="22"/>
        </w:rPr>
        <w:t xml:space="preserve">The </w:t>
      </w:r>
      <w:r w:rsidR="00E4546D" w:rsidRPr="00250706">
        <w:rPr>
          <w:spacing w:val="-4"/>
          <w:sz w:val="22"/>
          <w:szCs w:val="22"/>
        </w:rPr>
        <w:t xml:space="preserve">NA </w:t>
      </w:r>
      <w:r w:rsidR="00E4546D" w:rsidRPr="00250706">
        <w:rPr>
          <w:sz w:val="22"/>
          <w:szCs w:val="22"/>
        </w:rPr>
        <w:t>segments of viruses belonging to HA clade A2/re differ from viruses belonging to clade A2 by NA substitutions I176M, K220N, N329S, D339N, and P386S. Importantly, the amino acid substitution N329S is present in the NA of viruses from both successful HA clades (A2/re and A1b), as indicated by the local branch index (LBI) which summarizes recent clade growth (</w:t>
      </w:r>
      <w:bookmarkStart w:id="19" w:name="OLE_LINK4"/>
      <w:bookmarkStart w:id="20" w:name="OLE_LINK10"/>
      <w:r w:rsidR="00E4546D" w:rsidRPr="00250706">
        <w:rPr>
          <w:sz w:val="22"/>
          <w:szCs w:val="22"/>
        </w:rPr>
        <w:t xml:space="preserve">Supplemental </w:t>
      </w:r>
      <w:bookmarkEnd w:id="19"/>
      <w:bookmarkEnd w:id="20"/>
      <w:r w:rsidR="00E4546D" w:rsidRPr="00250706">
        <w:rPr>
          <w:sz w:val="22"/>
          <w:szCs w:val="22"/>
        </w:rPr>
        <w:t xml:space="preserve">Fig. </w:t>
      </w:r>
      <w:hyperlink w:anchor="_bookmark39" w:history="1">
        <w:r w:rsidR="00E4546D" w:rsidRPr="00250706">
          <w:rPr>
            <w:sz w:val="22"/>
            <w:szCs w:val="22"/>
          </w:rPr>
          <w:t>S2)</w:t>
        </w:r>
      </w:hyperlink>
      <w:r w:rsidR="00E4546D" w:rsidRPr="00250706">
        <w:rPr>
          <w:sz w:val="22"/>
          <w:szCs w:val="22"/>
        </w:rPr>
        <w:t xml:space="preserve"> </w:t>
      </w:r>
      <w:hyperlink w:anchor="_bookmark25" w:history="1">
        <w:r w:rsidR="00E4546D" w:rsidRPr="00250706">
          <w:rPr>
            <w:sz w:val="22"/>
            <w:szCs w:val="22"/>
          </w:rPr>
          <w:t>(</w:t>
        </w:r>
        <w:proofErr w:type="spellStart"/>
        <w:r w:rsidR="00E4546D" w:rsidRPr="00250706">
          <w:rPr>
            <w:sz w:val="22"/>
            <w:szCs w:val="22"/>
          </w:rPr>
          <w:t>Neher</w:t>
        </w:r>
        <w:proofErr w:type="spellEnd"/>
        <w:r w:rsidR="00E4546D" w:rsidRPr="00250706">
          <w:rPr>
            <w:sz w:val="22"/>
            <w:szCs w:val="22"/>
          </w:rPr>
          <w:t xml:space="preserve"> </w:t>
        </w:r>
        <w:r w:rsidR="00E4546D" w:rsidRPr="00250706">
          <w:rPr>
            <w:i/>
            <w:iCs/>
            <w:sz w:val="22"/>
            <w:szCs w:val="22"/>
          </w:rPr>
          <w:t>et al.</w:t>
        </w:r>
      </w:hyperlink>
      <w:r w:rsidR="00E4546D" w:rsidRPr="00250706">
        <w:rPr>
          <w:sz w:val="22"/>
          <w:szCs w:val="22"/>
        </w:rPr>
        <w:t xml:space="preserve">, </w:t>
      </w:r>
      <w:hyperlink w:anchor="_bookmark25" w:history="1">
        <w:r w:rsidR="00E4546D" w:rsidRPr="00250706">
          <w:rPr>
            <w:sz w:val="22"/>
            <w:szCs w:val="22"/>
          </w:rPr>
          <w:t>2014).</w:t>
        </w:r>
      </w:hyperlink>
    </w:p>
    <w:p w14:paraId="098AFD57" w14:textId="77777777" w:rsidR="00C26CF9" w:rsidRDefault="005325FE" w:rsidP="00C26CF9">
      <w:pPr>
        <w:pStyle w:val="CommentText"/>
        <w:spacing w:before="120"/>
        <w:rPr>
          <w:sz w:val="22"/>
          <w:szCs w:val="22"/>
        </w:rPr>
      </w:pPr>
      <w:r>
        <w:rPr>
          <w:sz w:val="22"/>
          <w:szCs w:val="22"/>
        </w:rPr>
        <w:tab/>
      </w:r>
      <w:r w:rsidR="000475A0" w:rsidRPr="00250706">
        <w:rPr>
          <w:sz w:val="22"/>
          <w:szCs w:val="22"/>
        </w:rPr>
        <w:t xml:space="preserve">Temporal phylogenetic analysis places the MRCA of the A2/re </w:t>
      </w:r>
      <w:r w:rsidR="00BC0ED0" w:rsidRPr="00250706">
        <w:rPr>
          <w:sz w:val="22"/>
          <w:szCs w:val="22"/>
        </w:rPr>
        <w:t>geno</w:t>
      </w:r>
      <w:r w:rsidR="00F12F1D" w:rsidRPr="00250706">
        <w:rPr>
          <w:sz w:val="22"/>
          <w:szCs w:val="22"/>
        </w:rPr>
        <w:t>type</w:t>
      </w:r>
      <w:r w:rsidR="000475A0" w:rsidRPr="00250706">
        <w:rPr>
          <w:sz w:val="22"/>
          <w:szCs w:val="22"/>
        </w:rPr>
        <w:t xml:space="preserve"> between Jan 2017–Feb 2017 (HA) and between Dec 2016–Feb 2017 (NA), suggesting that a reassortment event</w:t>
      </w:r>
      <w:r w:rsidR="000475A0" w:rsidRPr="00250706">
        <w:rPr>
          <w:spacing w:val="-12"/>
          <w:sz w:val="22"/>
          <w:szCs w:val="22"/>
        </w:rPr>
        <w:t xml:space="preserve"> </w:t>
      </w:r>
      <w:r w:rsidR="000475A0" w:rsidRPr="00250706">
        <w:rPr>
          <w:sz w:val="22"/>
          <w:szCs w:val="22"/>
        </w:rPr>
        <w:t>in</w:t>
      </w:r>
      <w:r w:rsidR="000475A0" w:rsidRPr="00250706">
        <w:rPr>
          <w:spacing w:val="-12"/>
          <w:sz w:val="22"/>
          <w:szCs w:val="22"/>
        </w:rPr>
        <w:t xml:space="preserve"> </w:t>
      </w:r>
      <w:r w:rsidR="000475A0" w:rsidRPr="00250706">
        <w:rPr>
          <w:sz w:val="22"/>
          <w:szCs w:val="22"/>
        </w:rPr>
        <w:t>late</w:t>
      </w:r>
      <w:r w:rsidR="000475A0" w:rsidRPr="00250706">
        <w:rPr>
          <w:spacing w:val="-12"/>
          <w:sz w:val="22"/>
          <w:szCs w:val="22"/>
        </w:rPr>
        <w:t xml:space="preserve"> </w:t>
      </w:r>
      <w:r w:rsidR="000475A0" w:rsidRPr="00250706">
        <w:rPr>
          <w:sz w:val="22"/>
          <w:szCs w:val="22"/>
        </w:rPr>
        <w:t>2016</w:t>
      </w:r>
      <w:r w:rsidR="000475A0" w:rsidRPr="00250706">
        <w:rPr>
          <w:spacing w:val="-12"/>
          <w:sz w:val="22"/>
          <w:szCs w:val="22"/>
        </w:rPr>
        <w:t xml:space="preserve"> </w:t>
      </w:r>
      <w:r w:rsidR="000475A0" w:rsidRPr="00250706">
        <w:rPr>
          <w:sz w:val="22"/>
          <w:szCs w:val="22"/>
        </w:rPr>
        <w:t>or</w:t>
      </w:r>
      <w:r w:rsidR="000475A0" w:rsidRPr="00250706">
        <w:rPr>
          <w:spacing w:val="-12"/>
          <w:sz w:val="22"/>
          <w:szCs w:val="22"/>
        </w:rPr>
        <w:t xml:space="preserve"> </w:t>
      </w:r>
      <w:r w:rsidR="000475A0" w:rsidRPr="00250706">
        <w:rPr>
          <w:sz w:val="22"/>
          <w:szCs w:val="22"/>
        </w:rPr>
        <w:t>early</w:t>
      </w:r>
      <w:r w:rsidR="000475A0" w:rsidRPr="00250706">
        <w:rPr>
          <w:spacing w:val="-12"/>
          <w:sz w:val="22"/>
          <w:szCs w:val="22"/>
        </w:rPr>
        <w:t xml:space="preserve"> </w:t>
      </w:r>
      <w:r w:rsidR="000475A0" w:rsidRPr="00250706">
        <w:rPr>
          <w:sz w:val="22"/>
          <w:szCs w:val="22"/>
        </w:rPr>
        <w:t>2017</w:t>
      </w:r>
      <w:r w:rsidR="000475A0" w:rsidRPr="00250706">
        <w:rPr>
          <w:spacing w:val="-12"/>
          <w:sz w:val="22"/>
          <w:szCs w:val="22"/>
        </w:rPr>
        <w:t xml:space="preserve"> </w:t>
      </w:r>
      <w:r w:rsidR="000475A0" w:rsidRPr="00250706">
        <w:rPr>
          <w:sz w:val="22"/>
          <w:szCs w:val="22"/>
        </w:rPr>
        <w:t>gave</w:t>
      </w:r>
      <w:r w:rsidR="000475A0" w:rsidRPr="00250706">
        <w:rPr>
          <w:spacing w:val="-12"/>
          <w:sz w:val="22"/>
          <w:szCs w:val="22"/>
        </w:rPr>
        <w:t xml:space="preserve"> </w:t>
      </w:r>
      <w:r w:rsidR="000475A0" w:rsidRPr="00250706">
        <w:rPr>
          <w:sz w:val="22"/>
          <w:szCs w:val="22"/>
        </w:rPr>
        <w:t>rise</w:t>
      </w:r>
      <w:r w:rsidR="000475A0" w:rsidRPr="00250706">
        <w:rPr>
          <w:spacing w:val="-12"/>
          <w:sz w:val="22"/>
          <w:szCs w:val="22"/>
        </w:rPr>
        <w:t xml:space="preserve"> </w:t>
      </w:r>
      <w:r w:rsidR="000475A0" w:rsidRPr="00250706">
        <w:rPr>
          <w:sz w:val="22"/>
          <w:szCs w:val="22"/>
        </w:rPr>
        <w:t>to</w:t>
      </w:r>
      <w:r w:rsidR="000475A0" w:rsidRPr="00250706">
        <w:rPr>
          <w:spacing w:val="-12"/>
          <w:sz w:val="22"/>
          <w:szCs w:val="22"/>
        </w:rPr>
        <w:t xml:space="preserve"> </w:t>
      </w:r>
      <w:r w:rsidR="000475A0" w:rsidRPr="00250706">
        <w:rPr>
          <w:sz w:val="22"/>
          <w:szCs w:val="22"/>
        </w:rPr>
        <w:t>a</w:t>
      </w:r>
      <w:r w:rsidR="000475A0" w:rsidRPr="00250706">
        <w:rPr>
          <w:spacing w:val="-12"/>
          <w:sz w:val="22"/>
          <w:szCs w:val="22"/>
        </w:rPr>
        <w:t xml:space="preserve"> </w:t>
      </w:r>
      <w:r w:rsidR="000475A0" w:rsidRPr="00250706">
        <w:rPr>
          <w:sz w:val="22"/>
          <w:szCs w:val="22"/>
        </w:rPr>
        <w:t>virus</w:t>
      </w:r>
      <w:r w:rsidR="000475A0" w:rsidRPr="00250706">
        <w:rPr>
          <w:spacing w:val="-12"/>
          <w:sz w:val="22"/>
          <w:szCs w:val="22"/>
        </w:rPr>
        <w:t xml:space="preserve"> </w:t>
      </w:r>
      <w:r w:rsidR="000475A0" w:rsidRPr="00250706">
        <w:rPr>
          <w:sz w:val="22"/>
          <w:szCs w:val="22"/>
        </w:rPr>
        <w:t>that</w:t>
      </w:r>
      <w:r w:rsidR="000475A0" w:rsidRPr="00250706">
        <w:rPr>
          <w:spacing w:val="-12"/>
          <w:sz w:val="22"/>
          <w:szCs w:val="22"/>
        </w:rPr>
        <w:t xml:space="preserve"> </w:t>
      </w:r>
      <w:r w:rsidR="000475A0" w:rsidRPr="00250706">
        <w:rPr>
          <w:sz w:val="22"/>
          <w:szCs w:val="22"/>
        </w:rPr>
        <w:t>seeded the</w:t>
      </w:r>
      <w:r w:rsidR="000475A0" w:rsidRPr="00250706">
        <w:rPr>
          <w:spacing w:val="-14"/>
          <w:sz w:val="22"/>
          <w:szCs w:val="22"/>
        </w:rPr>
        <w:t xml:space="preserve"> </w:t>
      </w:r>
      <w:r w:rsidR="000475A0" w:rsidRPr="00250706">
        <w:rPr>
          <w:sz w:val="22"/>
          <w:szCs w:val="22"/>
        </w:rPr>
        <w:t>rapidly</w:t>
      </w:r>
      <w:r w:rsidR="000475A0" w:rsidRPr="00250706">
        <w:rPr>
          <w:spacing w:val="-14"/>
          <w:sz w:val="22"/>
          <w:szCs w:val="22"/>
        </w:rPr>
        <w:t xml:space="preserve"> </w:t>
      </w:r>
      <w:r w:rsidR="000475A0" w:rsidRPr="00250706">
        <w:rPr>
          <w:sz w:val="22"/>
          <w:szCs w:val="22"/>
        </w:rPr>
        <w:t>growing</w:t>
      </w:r>
      <w:r w:rsidR="000475A0" w:rsidRPr="00250706">
        <w:rPr>
          <w:spacing w:val="-14"/>
          <w:sz w:val="22"/>
          <w:szCs w:val="22"/>
        </w:rPr>
        <w:t xml:space="preserve"> </w:t>
      </w:r>
      <w:r w:rsidR="00BC0ED0" w:rsidRPr="00250706">
        <w:rPr>
          <w:sz w:val="22"/>
          <w:szCs w:val="22"/>
        </w:rPr>
        <w:t>population with this genome constellation</w:t>
      </w:r>
      <w:r w:rsidR="000475A0" w:rsidRPr="00250706">
        <w:rPr>
          <w:sz w:val="22"/>
          <w:szCs w:val="22"/>
        </w:rPr>
        <w:t>.</w:t>
      </w:r>
      <w:r w:rsidR="000475A0" w:rsidRPr="00250706">
        <w:rPr>
          <w:spacing w:val="4"/>
          <w:sz w:val="22"/>
          <w:szCs w:val="22"/>
        </w:rPr>
        <w:t xml:space="preserve"> </w:t>
      </w:r>
      <w:r w:rsidR="000475A0" w:rsidRPr="00250706">
        <w:rPr>
          <w:spacing w:val="-8"/>
          <w:sz w:val="22"/>
          <w:szCs w:val="22"/>
        </w:rPr>
        <w:t>We</w:t>
      </w:r>
      <w:r w:rsidR="000475A0" w:rsidRPr="00250706">
        <w:rPr>
          <w:spacing w:val="-14"/>
          <w:sz w:val="22"/>
          <w:szCs w:val="22"/>
        </w:rPr>
        <w:t xml:space="preserve"> </w:t>
      </w:r>
      <w:r w:rsidR="000475A0" w:rsidRPr="00250706">
        <w:rPr>
          <w:sz w:val="22"/>
          <w:szCs w:val="22"/>
        </w:rPr>
        <w:t>observe</w:t>
      </w:r>
      <w:r w:rsidR="000475A0" w:rsidRPr="00250706">
        <w:rPr>
          <w:spacing w:val="-14"/>
          <w:sz w:val="22"/>
          <w:szCs w:val="22"/>
        </w:rPr>
        <w:t xml:space="preserve"> </w:t>
      </w:r>
      <w:r w:rsidR="000475A0" w:rsidRPr="00250706">
        <w:rPr>
          <w:sz w:val="22"/>
          <w:szCs w:val="22"/>
        </w:rPr>
        <w:t>that</w:t>
      </w:r>
      <w:r w:rsidR="000475A0" w:rsidRPr="00250706">
        <w:rPr>
          <w:spacing w:val="-14"/>
          <w:sz w:val="22"/>
          <w:szCs w:val="22"/>
        </w:rPr>
        <w:t xml:space="preserve"> </w:t>
      </w:r>
      <w:r w:rsidR="000475A0" w:rsidRPr="00250706">
        <w:rPr>
          <w:sz w:val="22"/>
          <w:szCs w:val="22"/>
        </w:rPr>
        <w:t>viruses</w:t>
      </w:r>
      <w:r w:rsidR="000475A0" w:rsidRPr="00250706">
        <w:rPr>
          <w:spacing w:val="-14"/>
          <w:sz w:val="22"/>
          <w:szCs w:val="22"/>
        </w:rPr>
        <w:t xml:space="preserve"> </w:t>
      </w:r>
      <w:r w:rsidR="000475A0" w:rsidRPr="00250706">
        <w:rPr>
          <w:sz w:val="22"/>
          <w:szCs w:val="22"/>
        </w:rPr>
        <w:t>basal</w:t>
      </w:r>
      <w:r w:rsidR="000475A0" w:rsidRPr="00250706">
        <w:rPr>
          <w:spacing w:val="-14"/>
          <w:sz w:val="22"/>
          <w:szCs w:val="22"/>
        </w:rPr>
        <w:t xml:space="preserve"> </w:t>
      </w:r>
      <w:r w:rsidR="000475A0" w:rsidRPr="00250706">
        <w:rPr>
          <w:sz w:val="22"/>
          <w:szCs w:val="22"/>
        </w:rPr>
        <w:t>to</w:t>
      </w:r>
      <w:r w:rsidR="000475A0" w:rsidRPr="00250706">
        <w:rPr>
          <w:spacing w:val="-14"/>
          <w:sz w:val="22"/>
          <w:szCs w:val="22"/>
        </w:rPr>
        <w:t xml:space="preserve"> </w:t>
      </w:r>
      <w:r w:rsidR="000475A0" w:rsidRPr="00250706">
        <w:rPr>
          <w:sz w:val="22"/>
          <w:szCs w:val="22"/>
        </w:rPr>
        <w:t>the reassortant</w:t>
      </w:r>
      <w:r w:rsidR="000475A0" w:rsidRPr="00250706">
        <w:rPr>
          <w:spacing w:val="-9"/>
          <w:sz w:val="22"/>
          <w:szCs w:val="22"/>
        </w:rPr>
        <w:t xml:space="preserve"> </w:t>
      </w:r>
      <w:r w:rsidR="000475A0" w:rsidRPr="00250706">
        <w:rPr>
          <w:sz w:val="22"/>
          <w:szCs w:val="22"/>
        </w:rPr>
        <w:t>A2/re</w:t>
      </w:r>
      <w:r w:rsidR="000475A0" w:rsidRPr="00250706">
        <w:rPr>
          <w:spacing w:val="-9"/>
          <w:sz w:val="22"/>
          <w:szCs w:val="22"/>
        </w:rPr>
        <w:t xml:space="preserve"> </w:t>
      </w:r>
      <w:r w:rsidR="000475A0" w:rsidRPr="00250706">
        <w:rPr>
          <w:sz w:val="22"/>
          <w:szCs w:val="22"/>
        </w:rPr>
        <w:t>clade</w:t>
      </w:r>
      <w:r w:rsidR="000475A0" w:rsidRPr="00250706">
        <w:rPr>
          <w:spacing w:val="-9"/>
          <w:sz w:val="22"/>
          <w:szCs w:val="22"/>
        </w:rPr>
        <w:t xml:space="preserve"> </w:t>
      </w:r>
      <w:r w:rsidR="000475A0" w:rsidRPr="00250706">
        <w:rPr>
          <w:sz w:val="22"/>
          <w:szCs w:val="22"/>
        </w:rPr>
        <w:t>in</w:t>
      </w:r>
      <w:r w:rsidR="000475A0" w:rsidRPr="00250706">
        <w:rPr>
          <w:spacing w:val="-9"/>
          <w:sz w:val="22"/>
          <w:szCs w:val="22"/>
        </w:rPr>
        <w:t xml:space="preserve"> </w:t>
      </w:r>
      <w:r w:rsidR="000475A0" w:rsidRPr="00250706">
        <w:rPr>
          <w:sz w:val="22"/>
          <w:szCs w:val="22"/>
        </w:rPr>
        <w:t>both</w:t>
      </w:r>
      <w:r w:rsidR="000475A0" w:rsidRPr="00250706">
        <w:rPr>
          <w:spacing w:val="-9"/>
          <w:sz w:val="22"/>
          <w:szCs w:val="22"/>
        </w:rPr>
        <w:t xml:space="preserve"> </w:t>
      </w:r>
      <w:r w:rsidR="000475A0" w:rsidRPr="00250706">
        <w:rPr>
          <w:sz w:val="22"/>
          <w:szCs w:val="22"/>
        </w:rPr>
        <w:t>HA</w:t>
      </w:r>
      <w:r w:rsidR="000475A0" w:rsidRPr="00250706">
        <w:rPr>
          <w:spacing w:val="-9"/>
          <w:sz w:val="22"/>
          <w:szCs w:val="22"/>
        </w:rPr>
        <w:t xml:space="preserve"> </w:t>
      </w:r>
      <w:r w:rsidR="000475A0" w:rsidRPr="00250706">
        <w:rPr>
          <w:sz w:val="22"/>
          <w:szCs w:val="22"/>
        </w:rPr>
        <w:t>and</w:t>
      </w:r>
      <w:r w:rsidR="000475A0" w:rsidRPr="00250706">
        <w:rPr>
          <w:spacing w:val="-9"/>
          <w:sz w:val="22"/>
          <w:szCs w:val="22"/>
        </w:rPr>
        <w:t xml:space="preserve"> </w:t>
      </w:r>
      <w:r w:rsidR="000475A0" w:rsidRPr="00250706">
        <w:rPr>
          <w:spacing w:val="-4"/>
          <w:sz w:val="22"/>
          <w:szCs w:val="22"/>
        </w:rPr>
        <w:t>NA</w:t>
      </w:r>
      <w:r w:rsidR="000475A0" w:rsidRPr="00250706">
        <w:rPr>
          <w:spacing w:val="-9"/>
          <w:sz w:val="22"/>
          <w:szCs w:val="22"/>
        </w:rPr>
        <w:t xml:space="preserve"> </w:t>
      </w:r>
      <w:r w:rsidR="000475A0" w:rsidRPr="00250706">
        <w:rPr>
          <w:sz w:val="22"/>
          <w:szCs w:val="22"/>
        </w:rPr>
        <w:t>are</w:t>
      </w:r>
      <w:r w:rsidR="000475A0" w:rsidRPr="00250706">
        <w:rPr>
          <w:spacing w:val="-9"/>
          <w:sz w:val="22"/>
          <w:szCs w:val="22"/>
        </w:rPr>
        <w:t xml:space="preserve"> </w:t>
      </w:r>
      <w:r w:rsidR="000475A0" w:rsidRPr="00250706">
        <w:rPr>
          <w:sz w:val="22"/>
          <w:szCs w:val="22"/>
        </w:rPr>
        <w:t>predominantly from North and South America with A/Minnesota/12/2017</w:t>
      </w:r>
      <w:r w:rsidR="00891691" w:rsidRPr="00250706">
        <w:rPr>
          <w:sz w:val="22"/>
          <w:szCs w:val="22"/>
        </w:rPr>
        <w:t>, collected in February 2017,</w:t>
      </w:r>
      <w:r w:rsidR="000475A0" w:rsidRPr="00250706">
        <w:rPr>
          <w:sz w:val="22"/>
          <w:szCs w:val="22"/>
        </w:rPr>
        <w:t xml:space="preserve"> </w:t>
      </w:r>
      <w:r w:rsidR="00BC0ED0" w:rsidRPr="00250706">
        <w:rPr>
          <w:sz w:val="22"/>
          <w:szCs w:val="22"/>
        </w:rPr>
        <w:t>representing an</w:t>
      </w:r>
      <w:r w:rsidR="000475A0" w:rsidRPr="00250706">
        <w:rPr>
          <w:sz w:val="22"/>
          <w:szCs w:val="22"/>
        </w:rPr>
        <w:t xml:space="preserve"> early example. A discrete trait</w:t>
      </w:r>
      <w:r w:rsidR="000475A0" w:rsidRPr="00250706">
        <w:rPr>
          <w:spacing w:val="-8"/>
          <w:sz w:val="22"/>
          <w:szCs w:val="22"/>
        </w:rPr>
        <w:t xml:space="preserve"> </w:t>
      </w:r>
      <w:r w:rsidR="000475A0" w:rsidRPr="00250706">
        <w:rPr>
          <w:sz w:val="22"/>
          <w:szCs w:val="22"/>
        </w:rPr>
        <w:t>phylogeographic</w:t>
      </w:r>
      <w:r w:rsidR="000475A0" w:rsidRPr="00250706">
        <w:rPr>
          <w:spacing w:val="-8"/>
          <w:sz w:val="22"/>
          <w:szCs w:val="22"/>
        </w:rPr>
        <w:t xml:space="preserve"> </w:t>
      </w:r>
      <w:r w:rsidR="000475A0" w:rsidRPr="00250706">
        <w:rPr>
          <w:sz w:val="22"/>
          <w:szCs w:val="22"/>
        </w:rPr>
        <w:t>model</w:t>
      </w:r>
      <w:r w:rsidR="000475A0" w:rsidRPr="00250706">
        <w:rPr>
          <w:spacing w:val="-8"/>
          <w:sz w:val="22"/>
          <w:szCs w:val="22"/>
        </w:rPr>
        <w:t xml:space="preserve"> </w:t>
      </w:r>
      <w:r w:rsidR="000475A0" w:rsidRPr="00250706">
        <w:rPr>
          <w:sz w:val="22"/>
          <w:szCs w:val="22"/>
        </w:rPr>
        <w:t>places</w:t>
      </w:r>
      <w:r w:rsidR="000475A0" w:rsidRPr="00250706">
        <w:rPr>
          <w:spacing w:val="-8"/>
          <w:sz w:val="22"/>
          <w:szCs w:val="22"/>
        </w:rPr>
        <w:t xml:space="preserve"> </w:t>
      </w:r>
      <w:r w:rsidR="000475A0" w:rsidRPr="00250706">
        <w:rPr>
          <w:sz w:val="22"/>
          <w:szCs w:val="22"/>
        </w:rPr>
        <w:t>the</w:t>
      </w:r>
      <w:r w:rsidR="000475A0" w:rsidRPr="00250706">
        <w:rPr>
          <w:spacing w:val="-8"/>
          <w:sz w:val="22"/>
          <w:szCs w:val="22"/>
        </w:rPr>
        <w:t xml:space="preserve"> </w:t>
      </w:r>
      <w:r w:rsidR="000475A0" w:rsidRPr="00250706">
        <w:rPr>
          <w:sz w:val="22"/>
          <w:szCs w:val="22"/>
        </w:rPr>
        <w:t>root</w:t>
      </w:r>
      <w:r w:rsidR="000475A0" w:rsidRPr="00250706">
        <w:rPr>
          <w:spacing w:val="-8"/>
          <w:sz w:val="22"/>
          <w:szCs w:val="22"/>
        </w:rPr>
        <w:t xml:space="preserve"> </w:t>
      </w:r>
      <w:r w:rsidR="000475A0" w:rsidRPr="00250706">
        <w:rPr>
          <w:sz w:val="22"/>
          <w:szCs w:val="22"/>
        </w:rPr>
        <w:t>of</w:t>
      </w:r>
      <w:r w:rsidR="000475A0" w:rsidRPr="00250706">
        <w:rPr>
          <w:spacing w:val="-8"/>
          <w:sz w:val="22"/>
          <w:szCs w:val="22"/>
        </w:rPr>
        <w:t xml:space="preserve"> </w:t>
      </w:r>
      <w:r w:rsidR="000475A0" w:rsidRPr="00250706">
        <w:rPr>
          <w:sz w:val="22"/>
          <w:szCs w:val="22"/>
        </w:rPr>
        <w:t>the</w:t>
      </w:r>
      <w:r w:rsidR="000475A0" w:rsidRPr="00250706">
        <w:rPr>
          <w:spacing w:val="-8"/>
          <w:sz w:val="22"/>
          <w:szCs w:val="22"/>
        </w:rPr>
        <w:t xml:space="preserve"> </w:t>
      </w:r>
      <w:r w:rsidR="000475A0" w:rsidRPr="00250706">
        <w:rPr>
          <w:sz w:val="22"/>
          <w:szCs w:val="22"/>
        </w:rPr>
        <w:t>A2/re</w:t>
      </w:r>
      <w:r w:rsidR="000475A0" w:rsidRPr="00250706">
        <w:rPr>
          <w:spacing w:val="-8"/>
          <w:sz w:val="22"/>
          <w:szCs w:val="22"/>
        </w:rPr>
        <w:t xml:space="preserve"> </w:t>
      </w:r>
      <w:r w:rsidR="00682EF2" w:rsidRPr="00250706">
        <w:rPr>
          <w:sz w:val="22"/>
          <w:szCs w:val="22"/>
        </w:rPr>
        <w:t>reassortment event</w:t>
      </w:r>
      <w:r w:rsidR="00BC0ED0" w:rsidRPr="00250706">
        <w:rPr>
          <w:sz w:val="22"/>
          <w:szCs w:val="22"/>
        </w:rPr>
        <w:t xml:space="preserve"> </w:t>
      </w:r>
      <w:r w:rsidR="000475A0" w:rsidRPr="00250706">
        <w:rPr>
          <w:sz w:val="22"/>
          <w:szCs w:val="22"/>
        </w:rPr>
        <w:t>as</w:t>
      </w:r>
      <w:r w:rsidR="000475A0" w:rsidRPr="00250706">
        <w:rPr>
          <w:spacing w:val="-5"/>
          <w:sz w:val="22"/>
          <w:szCs w:val="22"/>
        </w:rPr>
        <w:t xml:space="preserve"> </w:t>
      </w:r>
      <w:r w:rsidR="000475A0" w:rsidRPr="00250706">
        <w:rPr>
          <w:sz w:val="22"/>
          <w:szCs w:val="22"/>
        </w:rPr>
        <w:t>83%</w:t>
      </w:r>
      <w:r w:rsidR="000475A0" w:rsidRPr="00250706">
        <w:rPr>
          <w:spacing w:val="-5"/>
          <w:sz w:val="22"/>
          <w:szCs w:val="22"/>
        </w:rPr>
        <w:t xml:space="preserve"> </w:t>
      </w:r>
      <w:r w:rsidR="000475A0" w:rsidRPr="00250706">
        <w:rPr>
          <w:sz w:val="22"/>
          <w:szCs w:val="22"/>
        </w:rPr>
        <w:t>North</w:t>
      </w:r>
      <w:r w:rsidR="000475A0" w:rsidRPr="00250706">
        <w:rPr>
          <w:spacing w:val="-5"/>
          <w:sz w:val="22"/>
          <w:szCs w:val="22"/>
        </w:rPr>
        <w:t xml:space="preserve"> </w:t>
      </w:r>
      <w:r w:rsidR="000475A0" w:rsidRPr="00250706">
        <w:rPr>
          <w:sz w:val="22"/>
          <w:szCs w:val="22"/>
        </w:rPr>
        <w:t>America</w:t>
      </w:r>
      <w:r w:rsidR="000475A0" w:rsidRPr="00250706">
        <w:rPr>
          <w:spacing w:val="-5"/>
          <w:sz w:val="22"/>
          <w:szCs w:val="22"/>
        </w:rPr>
        <w:t xml:space="preserve"> </w:t>
      </w:r>
      <w:r w:rsidR="000475A0" w:rsidRPr="00250706">
        <w:rPr>
          <w:sz w:val="22"/>
          <w:szCs w:val="22"/>
        </w:rPr>
        <w:t>/</w:t>
      </w:r>
      <w:r w:rsidR="000475A0" w:rsidRPr="00250706">
        <w:rPr>
          <w:spacing w:val="-5"/>
          <w:sz w:val="22"/>
          <w:szCs w:val="22"/>
        </w:rPr>
        <w:t xml:space="preserve"> </w:t>
      </w:r>
      <w:r w:rsidR="000475A0" w:rsidRPr="00250706">
        <w:rPr>
          <w:sz w:val="22"/>
          <w:szCs w:val="22"/>
        </w:rPr>
        <w:t>17%</w:t>
      </w:r>
      <w:r w:rsidR="000475A0" w:rsidRPr="00250706">
        <w:rPr>
          <w:spacing w:val="-5"/>
          <w:sz w:val="22"/>
          <w:szCs w:val="22"/>
        </w:rPr>
        <w:t xml:space="preserve"> </w:t>
      </w:r>
      <w:r w:rsidR="000475A0" w:rsidRPr="00250706">
        <w:rPr>
          <w:sz w:val="22"/>
          <w:szCs w:val="22"/>
        </w:rPr>
        <w:t>South</w:t>
      </w:r>
      <w:r w:rsidR="000475A0" w:rsidRPr="00250706">
        <w:rPr>
          <w:spacing w:val="-5"/>
          <w:sz w:val="22"/>
          <w:szCs w:val="22"/>
        </w:rPr>
        <w:t xml:space="preserve"> </w:t>
      </w:r>
      <w:r w:rsidR="000475A0" w:rsidRPr="00250706">
        <w:rPr>
          <w:sz w:val="22"/>
          <w:szCs w:val="22"/>
        </w:rPr>
        <w:t>America</w:t>
      </w:r>
      <w:r w:rsidR="000475A0" w:rsidRPr="00250706">
        <w:rPr>
          <w:spacing w:val="-5"/>
          <w:sz w:val="22"/>
          <w:szCs w:val="22"/>
        </w:rPr>
        <w:t xml:space="preserve"> </w:t>
      </w:r>
      <w:r w:rsidR="000475A0" w:rsidRPr="00250706">
        <w:rPr>
          <w:sz w:val="22"/>
          <w:szCs w:val="22"/>
        </w:rPr>
        <w:t>(HA)</w:t>
      </w:r>
      <w:r w:rsidR="000475A0" w:rsidRPr="00250706">
        <w:rPr>
          <w:spacing w:val="-5"/>
          <w:sz w:val="22"/>
          <w:szCs w:val="22"/>
        </w:rPr>
        <w:t xml:space="preserve"> </w:t>
      </w:r>
      <w:r w:rsidR="000475A0" w:rsidRPr="00250706">
        <w:rPr>
          <w:sz w:val="22"/>
          <w:szCs w:val="22"/>
        </w:rPr>
        <w:t>and</w:t>
      </w:r>
      <w:r w:rsidR="000475A0" w:rsidRPr="00250706">
        <w:rPr>
          <w:spacing w:val="-5"/>
          <w:sz w:val="22"/>
          <w:szCs w:val="22"/>
        </w:rPr>
        <w:t xml:space="preserve"> </w:t>
      </w:r>
      <w:r w:rsidR="000475A0" w:rsidRPr="00250706">
        <w:rPr>
          <w:sz w:val="22"/>
          <w:szCs w:val="22"/>
        </w:rPr>
        <w:t>100% North America</w:t>
      </w:r>
      <w:r w:rsidR="000475A0" w:rsidRPr="00250706">
        <w:rPr>
          <w:spacing w:val="-16"/>
          <w:sz w:val="22"/>
          <w:szCs w:val="22"/>
        </w:rPr>
        <w:t xml:space="preserve"> </w:t>
      </w:r>
      <w:r w:rsidR="000475A0" w:rsidRPr="00250706">
        <w:rPr>
          <w:sz w:val="22"/>
          <w:szCs w:val="22"/>
        </w:rPr>
        <w:t>(NA).</w:t>
      </w:r>
    </w:p>
    <w:p w14:paraId="3425AF26" w14:textId="77777777" w:rsidR="00C26CF9" w:rsidRDefault="00C26CF9" w:rsidP="00C26CF9">
      <w:pPr>
        <w:pStyle w:val="CommentText"/>
        <w:spacing w:before="120"/>
        <w:rPr>
          <w:sz w:val="22"/>
          <w:szCs w:val="22"/>
        </w:rPr>
      </w:pPr>
      <w:r>
        <w:rPr>
          <w:sz w:val="22"/>
          <w:szCs w:val="22"/>
        </w:rPr>
        <w:tab/>
      </w:r>
      <w:r w:rsidR="000475A0" w:rsidRPr="00250706">
        <w:rPr>
          <w:sz w:val="22"/>
          <w:szCs w:val="22"/>
        </w:rPr>
        <w:t xml:space="preserve">To quantify the rise of </w:t>
      </w:r>
      <w:bookmarkStart w:id="21" w:name="OLE_LINK1"/>
      <w:bookmarkStart w:id="22" w:name="OLE_LINK2"/>
      <w:r w:rsidR="00BC0ED0" w:rsidRPr="00250706">
        <w:rPr>
          <w:sz w:val="22"/>
          <w:szCs w:val="22"/>
        </w:rPr>
        <w:t xml:space="preserve">A2/re </w:t>
      </w:r>
      <w:bookmarkEnd w:id="21"/>
      <w:bookmarkEnd w:id="22"/>
      <w:r w:rsidR="00682EF2" w:rsidRPr="00250706">
        <w:rPr>
          <w:sz w:val="22"/>
          <w:szCs w:val="22"/>
        </w:rPr>
        <w:t>viruses</w:t>
      </w:r>
      <w:r w:rsidR="000475A0" w:rsidRPr="00250706">
        <w:rPr>
          <w:sz w:val="22"/>
          <w:szCs w:val="22"/>
        </w:rPr>
        <w:t xml:space="preserve">, we calculated frequencies of viruses with </w:t>
      </w:r>
      <w:bookmarkStart w:id="23" w:name="OLE_LINK7"/>
      <w:bookmarkStart w:id="24" w:name="OLE_LINK8"/>
      <w:r w:rsidR="000475A0" w:rsidRPr="00250706">
        <w:rPr>
          <w:sz w:val="22"/>
          <w:szCs w:val="22"/>
        </w:rPr>
        <w:t>genotypes HA:131T / NA:329N</w:t>
      </w:r>
      <w:bookmarkEnd w:id="23"/>
      <w:bookmarkEnd w:id="24"/>
      <w:r w:rsidR="000475A0" w:rsidRPr="00250706">
        <w:rPr>
          <w:sz w:val="22"/>
          <w:szCs w:val="22"/>
        </w:rPr>
        <w:t xml:space="preserve"> (ancestral HA, ancestral</w:t>
      </w:r>
      <w:r w:rsidR="00F12F1D" w:rsidRPr="00250706">
        <w:rPr>
          <w:sz w:val="22"/>
          <w:szCs w:val="22"/>
        </w:rPr>
        <w:t xml:space="preserve"> </w:t>
      </w:r>
      <w:r w:rsidR="000475A0" w:rsidRPr="00250706">
        <w:rPr>
          <w:sz w:val="22"/>
          <w:szCs w:val="22"/>
        </w:rPr>
        <w:t>NA), HA:131T / NA:329S (ancestral HA, derived NA), HA:131K / NA:329N (derived HA, ancestral NA) and HA:131K / NA:329S (</w:t>
      </w:r>
      <w:r w:rsidR="00F12F1D" w:rsidRPr="00250706">
        <w:rPr>
          <w:sz w:val="22"/>
          <w:szCs w:val="22"/>
        </w:rPr>
        <w:t>derived HA, derived NA- A2/re genotype</w:t>
      </w:r>
      <w:r w:rsidR="000475A0" w:rsidRPr="00250706">
        <w:rPr>
          <w:sz w:val="22"/>
          <w:szCs w:val="22"/>
        </w:rPr>
        <w:t xml:space="preserve">) (Fig. </w:t>
      </w:r>
      <w:hyperlink w:anchor="_bookmark3" w:history="1">
        <w:r w:rsidR="000475A0" w:rsidRPr="00250706">
          <w:rPr>
            <w:sz w:val="22"/>
            <w:szCs w:val="22"/>
          </w:rPr>
          <w:t>4).</w:t>
        </w:r>
      </w:hyperlink>
      <w:r w:rsidR="000475A0" w:rsidRPr="00250706">
        <w:rPr>
          <w:sz w:val="22"/>
          <w:szCs w:val="22"/>
        </w:rPr>
        <w:t xml:space="preserve"> The three former genotypes were observed at frequencies around 10-20% in 2016, but the </w:t>
      </w:r>
      <w:r w:rsidR="00F12F1D" w:rsidRPr="00250706">
        <w:rPr>
          <w:sz w:val="22"/>
          <w:szCs w:val="22"/>
        </w:rPr>
        <w:t xml:space="preserve">A2/re </w:t>
      </w:r>
      <w:r w:rsidR="000475A0" w:rsidRPr="00250706">
        <w:rPr>
          <w:sz w:val="22"/>
          <w:szCs w:val="22"/>
        </w:rPr>
        <w:t xml:space="preserve">genotype first appeared in </w:t>
      </w:r>
      <w:r w:rsidR="00C41AE8" w:rsidRPr="00250706">
        <w:rPr>
          <w:sz w:val="22"/>
          <w:szCs w:val="22"/>
        </w:rPr>
        <w:t>February</w:t>
      </w:r>
      <w:r w:rsidR="000475A0" w:rsidRPr="00250706">
        <w:rPr>
          <w:sz w:val="22"/>
          <w:szCs w:val="22"/>
        </w:rPr>
        <w:t xml:space="preserve"> 2017. By December 2017, this </w:t>
      </w:r>
      <w:r w:rsidR="00F12F1D" w:rsidRPr="00250706">
        <w:rPr>
          <w:sz w:val="22"/>
          <w:szCs w:val="22"/>
        </w:rPr>
        <w:t xml:space="preserve">genotype </w:t>
      </w:r>
      <w:r w:rsidR="000475A0" w:rsidRPr="00250706">
        <w:rPr>
          <w:sz w:val="22"/>
          <w:szCs w:val="22"/>
        </w:rPr>
        <w:t xml:space="preserve">had risen to above 70% frequency in North America; this is a comparable rate to that at which the </w:t>
      </w:r>
      <w:r w:rsidR="00F12F1D" w:rsidRPr="00250706">
        <w:rPr>
          <w:sz w:val="22"/>
          <w:szCs w:val="22"/>
        </w:rPr>
        <w:t>3</w:t>
      </w:r>
      <w:r w:rsidR="00B14AA2" w:rsidRPr="00250706">
        <w:rPr>
          <w:sz w:val="22"/>
          <w:szCs w:val="22"/>
        </w:rPr>
        <w:t>c</w:t>
      </w:r>
      <w:r w:rsidR="00F12F1D" w:rsidRPr="00250706">
        <w:rPr>
          <w:sz w:val="22"/>
          <w:szCs w:val="22"/>
        </w:rPr>
        <w:t xml:space="preserve">3 </w:t>
      </w:r>
      <w:r w:rsidR="000475A0" w:rsidRPr="00250706">
        <w:rPr>
          <w:sz w:val="22"/>
          <w:szCs w:val="22"/>
        </w:rPr>
        <w:t xml:space="preserve">clade </w:t>
      </w:r>
      <w:r w:rsidR="00C41AE8" w:rsidRPr="00250706">
        <w:rPr>
          <w:sz w:val="22"/>
          <w:szCs w:val="22"/>
        </w:rPr>
        <w:t xml:space="preserve">rose to predominance </w:t>
      </w:r>
      <w:r w:rsidR="000475A0" w:rsidRPr="00250706">
        <w:rPr>
          <w:sz w:val="22"/>
          <w:szCs w:val="22"/>
        </w:rPr>
        <w:t>during 2012–2013.</w:t>
      </w:r>
    </w:p>
    <w:p w14:paraId="24BD15A8" w14:textId="77777777" w:rsidR="00D370C4" w:rsidRPr="00C26CF9" w:rsidRDefault="00C26CF9" w:rsidP="00C26CF9">
      <w:pPr>
        <w:pStyle w:val="CommentText"/>
        <w:spacing w:before="120"/>
        <w:rPr>
          <w:b/>
          <w:sz w:val="22"/>
          <w:szCs w:val="22"/>
        </w:rPr>
      </w:pPr>
      <w:r>
        <w:rPr>
          <w:sz w:val="22"/>
          <w:szCs w:val="22"/>
        </w:rPr>
        <w:tab/>
      </w:r>
      <w:r w:rsidR="000475A0" w:rsidRPr="00250706">
        <w:rPr>
          <w:sz w:val="22"/>
          <w:szCs w:val="22"/>
        </w:rPr>
        <w:t xml:space="preserve">The HA phylogeny </w:t>
      </w:r>
      <w:r w:rsidR="003D4E1F" w:rsidRPr="00250706">
        <w:rPr>
          <w:sz w:val="22"/>
          <w:szCs w:val="22"/>
        </w:rPr>
        <w:t xml:space="preserve">for A2/re viruses are </w:t>
      </w:r>
      <w:r w:rsidR="000475A0" w:rsidRPr="00250706">
        <w:rPr>
          <w:sz w:val="22"/>
          <w:szCs w:val="22"/>
        </w:rPr>
        <w:t xml:space="preserve">also incongruent </w:t>
      </w:r>
      <w:r w:rsidR="003D4E1F" w:rsidRPr="00250706">
        <w:rPr>
          <w:sz w:val="22"/>
          <w:szCs w:val="22"/>
        </w:rPr>
        <w:t xml:space="preserve">compared to A2 viruses </w:t>
      </w:r>
      <w:r w:rsidR="000475A0" w:rsidRPr="00250706">
        <w:rPr>
          <w:sz w:val="22"/>
          <w:szCs w:val="22"/>
        </w:rPr>
        <w:t>with</w:t>
      </w:r>
      <w:r w:rsidR="003D4E1F" w:rsidRPr="00250706">
        <w:rPr>
          <w:sz w:val="22"/>
          <w:szCs w:val="22"/>
        </w:rPr>
        <w:t>in</w:t>
      </w:r>
      <w:r w:rsidR="000475A0" w:rsidRPr="00250706">
        <w:rPr>
          <w:sz w:val="22"/>
          <w:szCs w:val="22"/>
        </w:rPr>
        <w:t xml:space="preserve"> trees for the six</w:t>
      </w:r>
      <w:r w:rsidR="003D4E1F" w:rsidRPr="00250706">
        <w:rPr>
          <w:sz w:val="22"/>
          <w:szCs w:val="22"/>
        </w:rPr>
        <w:t xml:space="preserve"> </w:t>
      </w:r>
      <w:r w:rsidR="00C41AE8" w:rsidRPr="00250706">
        <w:rPr>
          <w:sz w:val="22"/>
          <w:szCs w:val="22"/>
        </w:rPr>
        <w:t>other RNA</w:t>
      </w:r>
      <w:r w:rsidR="000475A0" w:rsidRPr="00250706">
        <w:rPr>
          <w:sz w:val="22"/>
          <w:szCs w:val="22"/>
        </w:rPr>
        <w:t xml:space="preserve"> segments</w:t>
      </w:r>
      <w:r w:rsidR="003D4E1F" w:rsidRPr="00250706">
        <w:rPr>
          <w:sz w:val="22"/>
          <w:szCs w:val="22"/>
        </w:rPr>
        <w:t xml:space="preserve"> (PB2, </w:t>
      </w:r>
      <w:r w:rsidR="003D4E1F" w:rsidRPr="00250706">
        <w:rPr>
          <w:spacing w:val="-7"/>
          <w:sz w:val="22"/>
          <w:szCs w:val="22"/>
        </w:rPr>
        <w:t xml:space="preserve">PA, </w:t>
      </w:r>
      <w:r w:rsidR="003D4E1F" w:rsidRPr="00250706">
        <w:rPr>
          <w:spacing w:val="-8"/>
          <w:sz w:val="22"/>
          <w:szCs w:val="22"/>
        </w:rPr>
        <w:t xml:space="preserve">NP, </w:t>
      </w:r>
      <w:r w:rsidR="003D4E1F" w:rsidRPr="00250706">
        <w:rPr>
          <w:spacing w:val="-3"/>
          <w:sz w:val="22"/>
          <w:szCs w:val="22"/>
        </w:rPr>
        <w:t xml:space="preserve">NA, </w:t>
      </w:r>
      <w:r w:rsidR="003D4E1F" w:rsidRPr="00250706">
        <w:rPr>
          <w:spacing w:val="-8"/>
          <w:sz w:val="22"/>
          <w:szCs w:val="22"/>
        </w:rPr>
        <w:t xml:space="preserve">MP, </w:t>
      </w:r>
      <w:r w:rsidR="003D4E1F" w:rsidRPr="00250706">
        <w:rPr>
          <w:sz w:val="22"/>
          <w:szCs w:val="22"/>
        </w:rPr>
        <w:t xml:space="preserve">NS). As with the NA, the </w:t>
      </w:r>
      <w:r w:rsidR="000475A0" w:rsidRPr="00250706">
        <w:rPr>
          <w:sz w:val="22"/>
          <w:szCs w:val="22"/>
        </w:rPr>
        <w:t xml:space="preserve">six </w:t>
      </w:r>
      <w:r w:rsidR="00D970DE" w:rsidRPr="00250706">
        <w:rPr>
          <w:sz w:val="22"/>
          <w:szCs w:val="22"/>
        </w:rPr>
        <w:t>other RNA</w:t>
      </w:r>
      <w:r w:rsidR="003D4E1F" w:rsidRPr="00250706">
        <w:rPr>
          <w:sz w:val="22"/>
          <w:szCs w:val="22"/>
        </w:rPr>
        <w:t xml:space="preserve"> </w:t>
      </w:r>
      <w:r w:rsidR="000475A0" w:rsidRPr="00250706">
        <w:rPr>
          <w:sz w:val="22"/>
          <w:szCs w:val="22"/>
        </w:rPr>
        <w:t xml:space="preserve">segments </w:t>
      </w:r>
      <w:r w:rsidR="003D4E1F" w:rsidRPr="00250706">
        <w:rPr>
          <w:sz w:val="22"/>
          <w:szCs w:val="22"/>
        </w:rPr>
        <w:t xml:space="preserve">of A2/re viruses </w:t>
      </w:r>
      <w:r w:rsidR="000475A0" w:rsidRPr="00250706">
        <w:rPr>
          <w:sz w:val="22"/>
          <w:szCs w:val="22"/>
        </w:rPr>
        <w:t xml:space="preserve">are </w:t>
      </w:r>
      <w:r w:rsidR="00D970DE" w:rsidRPr="00250706">
        <w:rPr>
          <w:sz w:val="22"/>
          <w:szCs w:val="22"/>
        </w:rPr>
        <w:t xml:space="preserve">most </w:t>
      </w:r>
      <w:r w:rsidR="000475A0" w:rsidRPr="00250706">
        <w:rPr>
          <w:sz w:val="22"/>
          <w:szCs w:val="22"/>
        </w:rPr>
        <w:t>close</w:t>
      </w:r>
      <w:r w:rsidR="00D970DE" w:rsidRPr="00250706">
        <w:rPr>
          <w:sz w:val="22"/>
          <w:szCs w:val="22"/>
        </w:rPr>
        <w:t xml:space="preserve">ly related </w:t>
      </w:r>
      <w:r w:rsidR="000475A0" w:rsidRPr="00250706">
        <w:rPr>
          <w:sz w:val="22"/>
          <w:szCs w:val="22"/>
        </w:rPr>
        <w:t xml:space="preserve">to </w:t>
      </w:r>
      <w:r w:rsidR="003D4E1F" w:rsidRPr="00250706">
        <w:rPr>
          <w:sz w:val="22"/>
          <w:szCs w:val="22"/>
        </w:rPr>
        <w:t xml:space="preserve">those </w:t>
      </w:r>
      <w:r w:rsidR="00D970DE" w:rsidRPr="00250706">
        <w:rPr>
          <w:sz w:val="22"/>
          <w:szCs w:val="22"/>
        </w:rPr>
        <w:t>of HA</w:t>
      </w:r>
      <w:r w:rsidR="00D970DE" w:rsidRPr="00250706">
        <w:rPr>
          <w:spacing w:val="-10"/>
          <w:sz w:val="22"/>
          <w:szCs w:val="22"/>
        </w:rPr>
        <w:t xml:space="preserve"> </w:t>
      </w:r>
      <w:r w:rsidR="00D970DE" w:rsidRPr="00250706">
        <w:rPr>
          <w:sz w:val="22"/>
          <w:szCs w:val="22"/>
        </w:rPr>
        <w:t xml:space="preserve">clade A1b containing </w:t>
      </w:r>
      <w:r w:rsidR="000475A0" w:rsidRPr="00250706">
        <w:rPr>
          <w:sz w:val="22"/>
          <w:szCs w:val="22"/>
        </w:rPr>
        <w:t>viruses</w:t>
      </w:r>
      <w:r w:rsidR="00D970DE" w:rsidRPr="00250706">
        <w:rPr>
          <w:sz w:val="22"/>
          <w:szCs w:val="22"/>
        </w:rPr>
        <w:t xml:space="preserve"> </w:t>
      </w:r>
      <w:r w:rsidR="000475A0" w:rsidRPr="00250706">
        <w:rPr>
          <w:sz w:val="22"/>
          <w:szCs w:val="22"/>
        </w:rPr>
        <w:t xml:space="preserve">(Supplemental Fig. </w:t>
      </w:r>
      <w:hyperlink w:anchor="_bookmark40" w:history="1">
        <w:r w:rsidR="000475A0" w:rsidRPr="00250706">
          <w:rPr>
            <w:sz w:val="22"/>
            <w:szCs w:val="22"/>
          </w:rPr>
          <w:t>S3).</w:t>
        </w:r>
      </w:hyperlink>
      <w:r w:rsidR="000475A0" w:rsidRPr="00250706">
        <w:rPr>
          <w:sz w:val="22"/>
          <w:szCs w:val="22"/>
        </w:rPr>
        <w:t xml:space="preserve"> </w:t>
      </w:r>
      <w:r w:rsidR="00C411C8" w:rsidRPr="00250706">
        <w:rPr>
          <w:sz w:val="22"/>
          <w:szCs w:val="22"/>
        </w:rPr>
        <w:t xml:space="preserve">Phylogenetic analysis of the </w:t>
      </w:r>
      <w:r w:rsidR="003D4E1F" w:rsidRPr="00250706">
        <w:rPr>
          <w:spacing w:val="-4"/>
          <w:sz w:val="22"/>
          <w:szCs w:val="22"/>
        </w:rPr>
        <w:t>PB1</w:t>
      </w:r>
      <w:r w:rsidR="00C411C8" w:rsidRPr="00250706">
        <w:rPr>
          <w:spacing w:val="-4"/>
          <w:sz w:val="22"/>
          <w:szCs w:val="22"/>
        </w:rPr>
        <w:t xml:space="preserve"> shows </w:t>
      </w:r>
      <w:r w:rsidR="00C411C8" w:rsidRPr="00250706">
        <w:rPr>
          <w:sz w:val="22"/>
          <w:szCs w:val="22"/>
        </w:rPr>
        <w:t xml:space="preserve">that </w:t>
      </w:r>
      <w:r w:rsidR="000475A0" w:rsidRPr="00250706">
        <w:rPr>
          <w:sz w:val="22"/>
          <w:szCs w:val="22"/>
        </w:rPr>
        <w:t xml:space="preserve">viruses from the reassortant clade A2/re are adjacent to </w:t>
      </w:r>
      <w:r w:rsidR="002C5A00" w:rsidRPr="00250706">
        <w:rPr>
          <w:sz w:val="22"/>
          <w:szCs w:val="22"/>
        </w:rPr>
        <w:t xml:space="preserve">A2 </w:t>
      </w:r>
      <w:r w:rsidR="000475A0" w:rsidRPr="00250706">
        <w:rPr>
          <w:sz w:val="22"/>
          <w:szCs w:val="22"/>
        </w:rPr>
        <w:t>viruses</w:t>
      </w:r>
      <w:r w:rsidR="00C411C8" w:rsidRPr="00250706">
        <w:rPr>
          <w:sz w:val="22"/>
          <w:szCs w:val="22"/>
        </w:rPr>
        <w:t xml:space="preserve"> (</w:t>
      </w:r>
      <w:r w:rsidR="002C401C" w:rsidRPr="00250706">
        <w:rPr>
          <w:sz w:val="22"/>
          <w:szCs w:val="22"/>
        </w:rPr>
        <w:t>Supplemental Fig. S3</w:t>
      </w:r>
      <w:r w:rsidR="00C411C8" w:rsidRPr="00250706">
        <w:rPr>
          <w:sz w:val="22"/>
          <w:szCs w:val="22"/>
        </w:rPr>
        <w:t>)</w:t>
      </w:r>
      <w:r w:rsidR="000475A0" w:rsidRPr="00250706">
        <w:rPr>
          <w:sz w:val="22"/>
          <w:szCs w:val="22"/>
        </w:rPr>
        <w:t xml:space="preserve">. </w:t>
      </w:r>
      <w:r w:rsidR="003D4E1F" w:rsidRPr="00250706">
        <w:rPr>
          <w:sz w:val="22"/>
          <w:szCs w:val="22"/>
        </w:rPr>
        <w:t>Upon examining all other segments for incongruent phylogenies, we find evidence that the A2/re genotype is the result of reassortment events pairing HA and PB1</w:t>
      </w:r>
      <w:r w:rsidR="002C5A00" w:rsidRPr="00250706">
        <w:rPr>
          <w:sz w:val="22"/>
          <w:szCs w:val="22"/>
        </w:rPr>
        <w:t xml:space="preserve"> </w:t>
      </w:r>
      <w:r w:rsidR="003D4E1F" w:rsidRPr="00250706">
        <w:rPr>
          <w:sz w:val="22"/>
          <w:szCs w:val="22"/>
        </w:rPr>
        <w:t>segments from A2 viruses with all other segments from A1b</w:t>
      </w:r>
      <w:r w:rsidR="002C5A00" w:rsidRPr="00250706">
        <w:rPr>
          <w:sz w:val="22"/>
          <w:szCs w:val="22"/>
        </w:rPr>
        <w:t xml:space="preserve"> </w:t>
      </w:r>
      <w:r w:rsidR="003D4E1F" w:rsidRPr="00250706">
        <w:rPr>
          <w:sz w:val="22"/>
          <w:szCs w:val="22"/>
        </w:rPr>
        <w:t xml:space="preserve">viruses (Fig. </w:t>
      </w:r>
      <w:hyperlink w:anchor="_bookmark4" w:history="1">
        <w:r w:rsidR="003D4E1F" w:rsidRPr="00250706">
          <w:rPr>
            <w:sz w:val="22"/>
            <w:szCs w:val="22"/>
          </w:rPr>
          <w:t>5).</w:t>
        </w:r>
      </w:hyperlink>
    </w:p>
    <w:p w14:paraId="04F48123" w14:textId="77777777" w:rsidR="00D370C4" w:rsidRPr="00250706" w:rsidRDefault="003D4E1F" w:rsidP="007B1BAC">
      <w:pPr>
        <w:spacing w:before="120"/>
      </w:pPr>
      <w:r w:rsidRPr="00250706">
        <w:t xml:space="preserve"> </w:t>
      </w:r>
      <w:bookmarkStart w:id="25" w:name="_bookmark1"/>
      <w:bookmarkEnd w:id="25"/>
    </w:p>
    <w:p w14:paraId="330ACA8C" w14:textId="77777777" w:rsidR="007B1BAC" w:rsidRDefault="000475A0" w:rsidP="007B1BAC">
      <w:pPr>
        <w:spacing w:before="120"/>
        <w:rPr>
          <w:b/>
          <w:bCs/>
        </w:rPr>
      </w:pPr>
      <w:bookmarkStart w:id="26" w:name="_bookmark2"/>
      <w:bookmarkStart w:id="27" w:name="Discussion"/>
      <w:bookmarkEnd w:id="26"/>
      <w:bookmarkEnd w:id="27"/>
      <w:r w:rsidRPr="00250706">
        <w:rPr>
          <w:b/>
          <w:bCs/>
        </w:rPr>
        <w:t>DISCUSSION</w:t>
      </w:r>
    </w:p>
    <w:p w14:paraId="4009247E" w14:textId="77777777" w:rsidR="00D370C4" w:rsidRPr="00250706" w:rsidRDefault="007B1BAC" w:rsidP="007B1BAC">
      <w:pPr>
        <w:spacing w:before="120"/>
        <w:rPr>
          <w:b/>
          <w:bCs/>
        </w:rPr>
      </w:pPr>
      <w:r>
        <w:rPr>
          <w:b/>
          <w:bCs/>
        </w:rPr>
        <w:tab/>
      </w:r>
      <w:r w:rsidR="000475A0" w:rsidRPr="00250706">
        <w:t xml:space="preserve">Most </w:t>
      </w:r>
      <w:r w:rsidR="00805B7D" w:rsidRPr="00250706">
        <w:t>A(H3N2)</w:t>
      </w:r>
      <w:r w:rsidR="000475A0" w:rsidRPr="00250706">
        <w:t xml:space="preserve"> influenza viruses that circulated during the 2017-2018 season in North America had hemagglutinin</w:t>
      </w:r>
      <w:r w:rsidR="002A1BD3" w:rsidRPr="00250706">
        <w:t xml:space="preserve"> consensus</w:t>
      </w:r>
      <w:r w:rsidR="000475A0" w:rsidRPr="00250706">
        <w:t xml:space="preserve"> sequences that were very similar to those of to A2</w:t>
      </w:r>
      <w:r w:rsidR="00BC6C1B" w:rsidRPr="00250706">
        <w:t xml:space="preserve"> viruses</w:t>
      </w:r>
      <w:r w:rsidR="002A1BD3" w:rsidRPr="00250706">
        <w:t>, which also</w:t>
      </w:r>
      <w:r w:rsidR="000475A0" w:rsidRPr="00250706">
        <w:t xml:space="preserve"> circulated during the</w:t>
      </w:r>
      <w:r w:rsidR="002A1BD3" w:rsidRPr="00250706">
        <w:t xml:space="preserve"> previous</w:t>
      </w:r>
      <w:r w:rsidR="000475A0" w:rsidRPr="00250706">
        <w:t xml:space="preserve"> 2016-2017 season. Consistently, </w:t>
      </w:r>
      <w:r w:rsidR="002A1BD3" w:rsidRPr="00250706">
        <w:t>antigenic analysis</w:t>
      </w:r>
      <w:r w:rsidR="000475A0" w:rsidRPr="00250706">
        <w:t xml:space="preserve"> did not suggest </w:t>
      </w:r>
      <w:r w:rsidR="00C411C8" w:rsidRPr="00250706">
        <w:rPr>
          <w:spacing w:val="-10"/>
        </w:rPr>
        <w:t xml:space="preserve">significant </w:t>
      </w:r>
      <w:r w:rsidR="000475A0" w:rsidRPr="00250706">
        <w:t xml:space="preserve">antigenic evolution among these viruses. Only </w:t>
      </w:r>
      <w:r w:rsidR="002A1BD3" w:rsidRPr="00250706">
        <w:t>genomic</w:t>
      </w:r>
      <w:r w:rsidR="000475A0" w:rsidRPr="00250706">
        <w:t xml:space="preserve"> sequencing and analysis of all viral </w:t>
      </w:r>
      <w:r w:rsidR="00C411C8" w:rsidRPr="00250706">
        <w:t xml:space="preserve">RNA </w:t>
      </w:r>
      <w:r w:rsidR="000475A0" w:rsidRPr="00250706">
        <w:t xml:space="preserve">segments revealed that recent A2 viruses differ substantially in six of the eight </w:t>
      </w:r>
      <w:r w:rsidR="00C411C8" w:rsidRPr="00250706">
        <w:t>RNA</w:t>
      </w:r>
      <w:r w:rsidR="002A1BD3" w:rsidRPr="00250706">
        <w:t xml:space="preserve"> </w:t>
      </w:r>
      <w:r w:rsidR="000475A0" w:rsidRPr="00250706">
        <w:t xml:space="preserve">segments. This new </w:t>
      </w:r>
      <w:r w:rsidR="002A1BD3" w:rsidRPr="00250706">
        <w:t xml:space="preserve">genotype </w:t>
      </w:r>
      <w:r w:rsidR="000475A0" w:rsidRPr="00250706">
        <w:t xml:space="preserve">which we call A2/re is likely the result of a single reassortment event that took place in late 2016 or early 2017. This reassortant </w:t>
      </w:r>
      <w:r w:rsidR="002A1BD3" w:rsidRPr="00250706">
        <w:t xml:space="preserve">genotype </w:t>
      </w:r>
      <w:r w:rsidR="000475A0" w:rsidRPr="00250706">
        <w:t xml:space="preserve">combines the HA and PB1 segments of A2-like viruses </w:t>
      </w:r>
      <w:r w:rsidR="000475A0" w:rsidRPr="00250706">
        <w:lastRenderedPageBreak/>
        <w:t xml:space="preserve">with all other segments </w:t>
      </w:r>
      <w:r w:rsidR="00C411C8" w:rsidRPr="00250706">
        <w:rPr>
          <w:spacing w:val="-13"/>
        </w:rPr>
        <w:t xml:space="preserve">from </w:t>
      </w:r>
      <w:r w:rsidR="00C411C8" w:rsidRPr="00250706">
        <w:t>a</w:t>
      </w:r>
      <w:r w:rsidR="000475A0" w:rsidRPr="00250706">
        <w:t xml:space="preserve">n A1b-like virus. </w:t>
      </w:r>
      <w:r w:rsidR="002A1BD3" w:rsidRPr="00250706">
        <w:t>Viruses</w:t>
      </w:r>
      <w:r w:rsidR="000475A0" w:rsidRPr="00250706">
        <w:t xml:space="preserve"> </w:t>
      </w:r>
      <w:r w:rsidR="002A1BD3" w:rsidRPr="00250706">
        <w:t xml:space="preserve">with the A2/re genotype </w:t>
      </w:r>
      <w:r w:rsidR="000475A0" w:rsidRPr="00250706">
        <w:t xml:space="preserve">quickly rose to high frequency within North America, </w:t>
      </w:r>
      <w:r w:rsidR="0611EB2A" w:rsidRPr="00250706">
        <w:t>coi</w:t>
      </w:r>
      <w:r w:rsidR="00754968">
        <w:t>ncident</w:t>
      </w:r>
      <w:r w:rsidR="000475A0" w:rsidRPr="00250706">
        <w:t xml:space="preserve"> with one of </w:t>
      </w:r>
      <w:r w:rsidR="002A1BD3" w:rsidRPr="00250706">
        <w:t xml:space="preserve">the most severe influenza virus epidemics </w:t>
      </w:r>
      <w:r w:rsidR="000475A0" w:rsidRPr="00250706">
        <w:t>in recent years. During the 2018 influenza vaccine selection for the southern hemisphere’s 2019 season A/Switzerland/8060/2017</w:t>
      </w:r>
      <w:r w:rsidR="00CD6B0A">
        <w:t xml:space="preserve">, an A2/re virus, </w:t>
      </w:r>
      <w:r w:rsidR="000475A0" w:rsidRPr="00250706">
        <w:t xml:space="preserve">was selected as the </w:t>
      </w:r>
      <w:r w:rsidR="00805B7D" w:rsidRPr="00250706">
        <w:t>A(H3N2)</w:t>
      </w:r>
      <w:r w:rsidR="000475A0" w:rsidRPr="00250706">
        <w:t xml:space="preserve"> component of the vaccine </w:t>
      </w:r>
      <w:hyperlink w:anchor="_bookmark6" w:history="1">
        <w:r w:rsidR="000475A0" w:rsidRPr="00250706">
          <w:t xml:space="preserve">(Barr </w:t>
        </w:r>
        <w:r w:rsidR="000475A0" w:rsidRPr="00250706">
          <w:rPr>
            <w:i/>
            <w:iCs/>
          </w:rPr>
          <w:t>et al.</w:t>
        </w:r>
      </w:hyperlink>
      <w:r w:rsidR="000475A0" w:rsidRPr="00250706">
        <w:t xml:space="preserve">, </w:t>
      </w:r>
      <w:hyperlink w:anchor="_bookmark6" w:history="1">
        <w:r w:rsidR="000475A0" w:rsidRPr="00250706">
          <w:t>2018).</w:t>
        </w:r>
      </w:hyperlink>
    </w:p>
    <w:p w14:paraId="39C9C220" w14:textId="77777777" w:rsidR="00D370C4" w:rsidRPr="00250706" w:rsidRDefault="00CD6B0A" w:rsidP="00F41873">
      <w:pPr>
        <w:pStyle w:val="BodyText"/>
        <w:spacing w:before="120"/>
        <w:jc w:val="both"/>
        <w:rPr>
          <w:sz w:val="22"/>
          <w:szCs w:val="22"/>
        </w:rPr>
      </w:pPr>
      <w:r>
        <w:rPr>
          <w:sz w:val="22"/>
          <w:szCs w:val="22"/>
        </w:rPr>
        <w:tab/>
      </w:r>
      <w:r w:rsidR="000475A0" w:rsidRPr="00250706">
        <w:rPr>
          <w:sz w:val="22"/>
          <w:szCs w:val="22"/>
        </w:rPr>
        <w:t xml:space="preserve">While HA antigenic properties are well characterized across </w:t>
      </w:r>
      <w:r w:rsidR="00805B7D" w:rsidRPr="00250706">
        <w:rPr>
          <w:sz w:val="22"/>
          <w:szCs w:val="22"/>
        </w:rPr>
        <w:t>A(H3N2)</w:t>
      </w:r>
      <w:r w:rsidR="000475A0" w:rsidRPr="00250706">
        <w:rPr>
          <w:sz w:val="22"/>
          <w:szCs w:val="22"/>
        </w:rPr>
        <w:t xml:space="preserve"> viruses, antigenic characteristics of NA are not as well understood. The NA protein of these viruses differs from the previous A2 NA viruses at several positions in</w:t>
      </w:r>
      <w:bookmarkStart w:id="28" w:name="_bookmark3"/>
      <w:bookmarkEnd w:id="28"/>
      <w:r w:rsidR="000475A0" w:rsidRPr="00250706">
        <w:rPr>
          <w:sz w:val="22"/>
          <w:szCs w:val="22"/>
        </w:rPr>
        <w:t xml:space="preserve">cluding position 329. Position 329 </w:t>
      </w:r>
      <w:r w:rsidR="002A1BD3" w:rsidRPr="00250706">
        <w:rPr>
          <w:sz w:val="22"/>
          <w:szCs w:val="22"/>
        </w:rPr>
        <w:t xml:space="preserve">changed </w:t>
      </w:r>
      <w:r w:rsidR="000475A0" w:rsidRPr="00250706">
        <w:rPr>
          <w:sz w:val="22"/>
          <w:szCs w:val="22"/>
        </w:rPr>
        <w:t>repeatedly over the past few years and substitutions at this site could result in a loss of N-linked glycosylation. The N329</w:t>
      </w:r>
      <w:r w:rsidR="002A1BD3" w:rsidRPr="00250706">
        <w:rPr>
          <w:sz w:val="22"/>
          <w:szCs w:val="22"/>
        </w:rPr>
        <w:t>S</w:t>
      </w:r>
      <w:r w:rsidR="000475A0" w:rsidRPr="00250706">
        <w:rPr>
          <w:sz w:val="22"/>
          <w:szCs w:val="22"/>
        </w:rPr>
        <w:t xml:space="preserve"> clade rose rapidly in prevalence prior to the reassortment event that gave rise to A2/re, supporting the hypothesis that the genomic background including the </w:t>
      </w:r>
      <w:r w:rsidR="000475A0" w:rsidRPr="00250706">
        <w:rPr>
          <w:spacing w:val="-4"/>
          <w:sz w:val="22"/>
          <w:szCs w:val="22"/>
        </w:rPr>
        <w:t xml:space="preserve">NA </w:t>
      </w:r>
      <w:r w:rsidR="000475A0" w:rsidRPr="00250706">
        <w:rPr>
          <w:sz w:val="22"/>
          <w:szCs w:val="22"/>
        </w:rPr>
        <w:t xml:space="preserve">segment acquired in the reassortment event </w:t>
      </w:r>
      <w:r w:rsidR="002A1BD3" w:rsidRPr="00250706">
        <w:rPr>
          <w:sz w:val="22"/>
          <w:szCs w:val="22"/>
        </w:rPr>
        <w:t xml:space="preserve">aided </w:t>
      </w:r>
      <w:r w:rsidR="000475A0" w:rsidRPr="00250706">
        <w:rPr>
          <w:sz w:val="22"/>
          <w:szCs w:val="22"/>
        </w:rPr>
        <w:t>the success of A2/re</w:t>
      </w:r>
      <w:r w:rsidR="002A1BD3" w:rsidRPr="00250706">
        <w:rPr>
          <w:sz w:val="22"/>
          <w:szCs w:val="22"/>
        </w:rPr>
        <w:t xml:space="preserve"> viruses</w:t>
      </w:r>
      <w:r w:rsidR="000475A0" w:rsidRPr="00250706">
        <w:rPr>
          <w:sz w:val="22"/>
          <w:szCs w:val="22"/>
        </w:rPr>
        <w:t xml:space="preserve">. Additionally, </w:t>
      </w:r>
      <w:r w:rsidR="00C411C8" w:rsidRPr="00250706">
        <w:rPr>
          <w:sz w:val="22"/>
          <w:szCs w:val="22"/>
        </w:rPr>
        <w:t xml:space="preserve">the </w:t>
      </w:r>
      <w:r w:rsidR="000475A0" w:rsidRPr="00250706">
        <w:rPr>
          <w:spacing w:val="-4"/>
          <w:sz w:val="22"/>
          <w:szCs w:val="22"/>
        </w:rPr>
        <w:t xml:space="preserve">NA </w:t>
      </w:r>
      <w:r w:rsidR="000475A0" w:rsidRPr="00250706">
        <w:rPr>
          <w:sz w:val="22"/>
          <w:szCs w:val="22"/>
        </w:rPr>
        <w:t xml:space="preserve">acquired two </w:t>
      </w:r>
      <w:r w:rsidR="00C411C8" w:rsidRPr="00250706">
        <w:rPr>
          <w:sz w:val="22"/>
          <w:szCs w:val="22"/>
        </w:rPr>
        <w:t>substitutions</w:t>
      </w:r>
      <w:r w:rsidR="00E95F0B" w:rsidRPr="00250706">
        <w:rPr>
          <w:sz w:val="22"/>
          <w:szCs w:val="22"/>
        </w:rPr>
        <w:t xml:space="preserve"> </w:t>
      </w:r>
      <w:r w:rsidR="000475A0" w:rsidRPr="00250706">
        <w:rPr>
          <w:sz w:val="22"/>
          <w:szCs w:val="22"/>
        </w:rPr>
        <w:t>—</w:t>
      </w:r>
      <w:r w:rsidR="00E95F0B" w:rsidRPr="00250706">
        <w:rPr>
          <w:sz w:val="22"/>
          <w:szCs w:val="22"/>
        </w:rPr>
        <w:t xml:space="preserve"> </w:t>
      </w:r>
      <w:r w:rsidR="000475A0" w:rsidRPr="00250706">
        <w:rPr>
          <w:sz w:val="22"/>
          <w:szCs w:val="22"/>
        </w:rPr>
        <w:t>I176M and P386S</w:t>
      </w:r>
      <w:r w:rsidR="00E95F0B" w:rsidRPr="00250706">
        <w:rPr>
          <w:sz w:val="22"/>
          <w:szCs w:val="22"/>
        </w:rPr>
        <w:t xml:space="preserve"> </w:t>
      </w:r>
      <w:r w:rsidR="000475A0" w:rsidRPr="00250706">
        <w:rPr>
          <w:sz w:val="22"/>
          <w:szCs w:val="22"/>
        </w:rPr>
        <w:t>—</w:t>
      </w:r>
      <w:r w:rsidR="00E95F0B" w:rsidRPr="00250706">
        <w:rPr>
          <w:sz w:val="22"/>
          <w:szCs w:val="22"/>
        </w:rPr>
        <w:t xml:space="preserve"> </w:t>
      </w:r>
      <w:r w:rsidR="000475A0" w:rsidRPr="00250706">
        <w:rPr>
          <w:sz w:val="22"/>
          <w:szCs w:val="22"/>
        </w:rPr>
        <w:t xml:space="preserve">prior to the reassortment event. Further data are required to understand the full effect of these </w:t>
      </w:r>
      <w:r w:rsidR="00C411C8" w:rsidRPr="00250706">
        <w:rPr>
          <w:sz w:val="22"/>
          <w:szCs w:val="22"/>
        </w:rPr>
        <w:t>substitutions</w:t>
      </w:r>
      <w:r w:rsidR="000475A0" w:rsidRPr="00250706">
        <w:rPr>
          <w:sz w:val="22"/>
          <w:szCs w:val="22"/>
        </w:rPr>
        <w:t xml:space="preserve"> on </w:t>
      </w:r>
      <w:r w:rsidR="000475A0" w:rsidRPr="00250706">
        <w:rPr>
          <w:spacing w:val="-4"/>
          <w:sz w:val="22"/>
          <w:szCs w:val="22"/>
        </w:rPr>
        <w:t xml:space="preserve">NA </w:t>
      </w:r>
      <w:r w:rsidR="000475A0" w:rsidRPr="00250706">
        <w:rPr>
          <w:sz w:val="22"/>
          <w:szCs w:val="22"/>
        </w:rPr>
        <w:t xml:space="preserve">antigenicity, both within the </w:t>
      </w:r>
      <w:r w:rsidR="00842C10" w:rsidRPr="00250706">
        <w:rPr>
          <w:sz w:val="22"/>
          <w:szCs w:val="22"/>
        </w:rPr>
        <w:t>A2/re viruses</w:t>
      </w:r>
      <w:r w:rsidR="000475A0" w:rsidRPr="00250706">
        <w:rPr>
          <w:sz w:val="22"/>
          <w:szCs w:val="22"/>
        </w:rPr>
        <w:t xml:space="preserve"> and </w:t>
      </w:r>
      <w:r w:rsidR="00842C10" w:rsidRPr="00250706">
        <w:rPr>
          <w:sz w:val="22"/>
          <w:szCs w:val="22"/>
        </w:rPr>
        <w:t>other genotypes</w:t>
      </w:r>
      <w:r w:rsidR="000475A0" w:rsidRPr="00250706">
        <w:rPr>
          <w:sz w:val="22"/>
          <w:szCs w:val="22"/>
        </w:rPr>
        <w:t xml:space="preserve">. In addition to antigenic effects, replication capacity of the virus depends on interactions between different segments and their </w:t>
      </w:r>
      <w:proofErr w:type="spellStart"/>
      <w:r w:rsidR="000475A0" w:rsidRPr="00250706">
        <w:rPr>
          <w:sz w:val="22"/>
          <w:szCs w:val="22"/>
        </w:rPr>
        <w:t>stochiometry</w:t>
      </w:r>
      <w:proofErr w:type="spellEnd"/>
      <w:r w:rsidR="000475A0" w:rsidRPr="00250706">
        <w:rPr>
          <w:sz w:val="22"/>
          <w:szCs w:val="22"/>
        </w:rPr>
        <w:t xml:space="preserve">, as has been demonstrated for different HA and </w:t>
      </w:r>
      <w:r w:rsidR="000475A0" w:rsidRPr="00250706">
        <w:rPr>
          <w:spacing w:val="-4"/>
          <w:sz w:val="22"/>
          <w:szCs w:val="22"/>
        </w:rPr>
        <w:t xml:space="preserve">NA </w:t>
      </w:r>
      <w:r w:rsidR="000475A0" w:rsidRPr="00250706">
        <w:rPr>
          <w:sz w:val="22"/>
          <w:szCs w:val="22"/>
        </w:rPr>
        <w:t xml:space="preserve">variants </w:t>
      </w:r>
      <w:hyperlink w:anchor="_bookmark37" w:history="1">
        <w:r w:rsidR="000475A0" w:rsidRPr="00250706">
          <w:rPr>
            <w:spacing w:val="-5"/>
            <w:sz w:val="22"/>
            <w:szCs w:val="22"/>
          </w:rPr>
          <w:t xml:space="preserve">(Yen </w:t>
        </w:r>
        <w:r w:rsidR="000475A0" w:rsidRPr="00250706">
          <w:rPr>
            <w:i/>
            <w:iCs/>
            <w:sz w:val="22"/>
            <w:szCs w:val="22"/>
          </w:rPr>
          <w:t>et al.</w:t>
        </w:r>
      </w:hyperlink>
      <w:r w:rsidR="000475A0" w:rsidRPr="00250706">
        <w:rPr>
          <w:sz w:val="22"/>
          <w:szCs w:val="22"/>
        </w:rPr>
        <w:t xml:space="preserve">, </w:t>
      </w:r>
      <w:hyperlink w:anchor="_bookmark37" w:history="1">
        <w:r w:rsidR="000475A0" w:rsidRPr="00250706">
          <w:rPr>
            <w:sz w:val="22"/>
            <w:szCs w:val="22"/>
          </w:rPr>
          <w:t>2011).</w:t>
        </w:r>
      </w:hyperlink>
    </w:p>
    <w:p w14:paraId="0C2922FD" w14:textId="77777777" w:rsidR="00D370C4" w:rsidRPr="00250706" w:rsidRDefault="00CD6B0A" w:rsidP="00F41873">
      <w:pPr>
        <w:pStyle w:val="BodyText"/>
        <w:spacing w:before="120"/>
        <w:jc w:val="both"/>
        <w:rPr>
          <w:sz w:val="22"/>
          <w:szCs w:val="22"/>
        </w:rPr>
      </w:pPr>
      <w:r>
        <w:rPr>
          <w:sz w:val="22"/>
          <w:szCs w:val="22"/>
        </w:rPr>
        <w:tab/>
      </w:r>
      <w:r w:rsidR="000475A0" w:rsidRPr="00250706">
        <w:rPr>
          <w:sz w:val="22"/>
          <w:szCs w:val="22"/>
        </w:rPr>
        <w:t xml:space="preserve">While it is </w:t>
      </w:r>
      <w:r w:rsidR="00D23CE7" w:rsidRPr="00250706">
        <w:rPr>
          <w:sz w:val="22"/>
          <w:szCs w:val="22"/>
        </w:rPr>
        <w:t xml:space="preserve">clear </w:t>
      </w:r>
      <w:r w:rsidR="000475A0" w:rsidRPr="00250706">
        <w:rPr>
          <w:sz w:val="22"/>
          <w:szCs w:val="22"/>
        </w:rPr>
        <w:t xml:space="preserve">that there was rapid </w:t>
      </w:r>
      <w:r w:rsidR="00D23CE7" w:rsidRPr="00250706">
        <w:rPr>
          <w:sz w:val="22"/>
          <w:szCs w:val="22"/>
        </w:rPr>
        <w:t xml:space="preserve">expansion/dissemination </w:t>
      </w:r>
      <w:r w:rsidR="00842C10" w:rsidRPr="00250706">
        <w:rPr>
          <w:sz w:val="22"/>
          <w:szCs w:val="22"/>
        </w:rPr>
        <w:t xml:space="preserve">of </w:t>
      </w:r>
      <w:r w:rsidR="00D23CE7" w:rsidRPr="00250706">
        <w:rPr>
          <w:sz w:val="22"/>
          <w:szCs w:val="22"/>
        </w:rPr>
        <w:t xml:space="preserve">A2/re genotype </w:t>
      </w:r>
      <w:r w:rsidR="00842C10" w:rsidRPr="00250706">
        <w:rPr>
          <w:sz w:val="22"/>
          <w:szCs w:val="22"/>
        </w:rPr>
        <w:t>viruses</w:t>
      </w:r>
      <w:r w:rsidR="000475A0" w:rsidRPr="00250706">
        <w:rPr>
          <w:sz w:val="22"/>
          <w:szCs w:val="22"/>
        </w:rPr>
        <w:t xml:space="preserve">, we cannot at this time show evidence that this clade’s success </w:t>
      </w:r>
      <w:r w:rsidR="00134EB2" w:rsidRPr="00250706">
        <w:rPr>
          <w:spacing w:val="-10"/>
          <w:sz w:val="22"/>
          <w:szCs w:val="22"/>
        </w:rPr>
        <w:t xml:space="preserve">was </w:t>
      </w:r>
      <w:r w:rsidR="00842C10" w:rsidRPr="00250706">
        <w:rPr>
          <w:sz w:val="22"/>
          <w:szCs w:val="22"/>
        </w:rPr>
        <w:t>solely the</w:t>
      </w:r>
      <w:r w:rsidR="00D23CE7" w:rsidRPr="00250706">
        <w:rPr>
          <w:sz w:val="22"/>
          <w:szCs w:val="22"/>
        </w:rPr>
        <w:t xml:space="preserve"> </w:t>
      </w:r>
      <w:r w:rsidR="000475A0" w:rsidRPr="00250706">
        <w:rPr>
          <w:sz w:val="22"/>
          <w:szCs w:val="22"/>
        </w:rPr>
        <w:t>result of the reassortment</w:t>
      </w:r>
      <w:r w:rsidR="26F6593E" w:rsidRPr="00250706">
        <w:rPr>
          <w:sz w:val="22"/>
          <w:szCs w:val="22"/>
        </w:rPr>
        <w:t xml:space="preserve"> </w:t>
      </w:r>
      <w:r w:rsidR="000475A0" w:rsidRPr="00250706">
        <w:rPr>
          <w:sz w:val="22"/>
          <w:szCs w:val="22"/>
        </w:rPr>
        <w:t xml:space="preserve">event. Reassortment is relatively common in influenza virus evolution (as evidenced by the frequent crossing of lines in Fig. </w:t>
      </w:r>
      <w:hyperlink w:anchor="_bookmark3" w:history="1">
        <w:r w:rsidR="000475A0" w:rsidRPr="00250706">
          <w:rPr>
            <w:sz w:val="22"/>
            <w:szCs w:val="22"/>
          </w:rPr>
          <w:t>4).</w:t>
        </w:r>
      </w:hyperlink>
      <w:r w:rsidR="000475A0" w:rsidRPr="00250706">
        <w:rPr>
          <w:sz w:val="22"/>
          <w:szCs w:val="22"/>
        </w:rPr>
        <w:t xml:space="preserve"> Hence assigning significance to a</w:t>
      </w:r>
      <w:r w:rsidR="64FBE729" w:rsidRPr="00250706">
        <w:rPr>
          <w:sz w:val="22"/>
          <w:szCs w:val="22"/>
        </w:rPr>
        <w:t>ny specific</w:t>
      </w:r>
      <w:r>
        <w:rPr>
          <w:sz w:val="22"/>
          <w:szCs w:val="22"/>
        </w:rPr>
        <w:t xml:space="preserve"> </w:t>
      </w:r>
      <w:r w:rsidR="000475A0" w:rsidRPr="00250706">
        <w:rPr>
          <w:sz w:val="22"/>
          <w:szCs w:val="22"/>
        </w:rPr>
        <w:t xml:space="preserve">reassortment event is difficult and the rapid growth of the A2/re </w:t>
      </w:r>
      <w:r w:rsidR="00842C10" w:rsidRPr="00250706">
        <w:rPr>
          <w:sz w:val="22"/>
          <w:szCs w:val="22"/>
        </w:rPr>
        <w:t xml:space="preserve">genotype </w:t>
      </w:r>
      <w:r w:rsidR="000475A0" w:rsidRPr="00250706">
        <w:rPr>
          <w:sz w:val="22"/>
          <w:szCs w:val="22"/>
        </w:rPr>
        <w:t xml:space="preserve">might also be driven by </w:t>
      </w:r>
      <w:r w:rsidR="00842C10" w:rsidRPr="00250706">
        <w:rPr>
          <w:sz w:val="22"/>
          <w:szCs w:val="22"/>
        </w:rPr>
        <w:t xml:space="preserve">other </w:t>
      </w:r>
      <w:r w:rsidR="000475A0" w:rsidRPr="00250706">
        <w:rPr>
          <w:sz w:val="22"/>
          <w:szCs w:val="22"/>
        </w:rPr>
        <w:t>epidemiological factors.</w:t>
      </w:r>
    </w:p>
    <w:p w14:paraId="213003D4" w14:textId="77777777" w:rsidR="00545BB3" w:rsidRDefault="00545BB3" w:rsidP="00545BB3">
      <w:pPr>
        <w:pStyle w:val="BodyText"/>
        <w:spacing w:before="120"/>
        <w:rPr>
          <w:sz w:val="22"/>
          <w:szCs w:val="22"/>
        </w:rPr>
      </w:pPr>
      <w:r>
        <w:rPr>
          <w:sz w:val="22"/>
          <w:szCs w:val="22"/>
        </w:rPr>
        <w:tab/>
      </w:r>
      <w:r w:rsidR="000475A0" w:rsidRPr="00250706">
        <w:rPr>
          <w:sz w:val="22"/>
          <w:szCs w:val="22"/>
        </w:rPr>
        <w:t xml:space="preserve">The capacity of influenza viruses to spread likely depends on the specific </w:t>
      </w:r>
      <w:r w:rsidR="00842C10" w:rsidRPr="00250706">
        <w:rPr>
          <w:sz w:val="22"/>
          <w:szCs w:val="22"/>
        </w:rPr>
        <w:t xml:space="preserve">genome </w:t>
      </w:r>
      <w:r w:rsidR="000475A0" w:rsidRPr="00250706">
        <w:rPr>
          <w:sz w:val="22"/>
          <w:szCs w:val="22"/>
        </w:rPr>
        <w:t xml:space="preserve">constellation of all eight </w:t>
      </w:r>
      <w:r w:rsidR="00D23CE7" w:rsidRPr="00250706">
        <w:rPr>
          <w:sz w:val="22"/>
          <w:szCs w:val="22"/>
        </w:rPr>
        <w:t>RNA</w:t>
      </w:r>
      <w:r w:rsidR="00842C10" w:rsidRPr="00250706">
        <w:rPr>
          <w:sz w:val="22"/>
          <w:szCs w:val="22"/>
        </w:rPr>
        <w:t xml:space="preserve"> </w:t>
      </w:r>
      <w:r w:rsidR="000475A0" w:rsidRPr="00250706">
        <w:rPr>
          <w:sz w:val="22"/>
          <w:szCs w:val="22"/>
        </w:rPr>
        <w:t xml:space="preserve">segments. Hence it is important to systematically survey viral evolution and </w:t>
      </w:r>
      <w:proofErr w:type="spellStart"/>
      <w:r w:rsidR="000475A0" w:rsidRPr="00250706">
        <w:rPr>
          <w:sz w:val="22"/>
          <w:szCs w:val="22"/>
        </w:rPr>
        <w:t>reassortments</w:t>
      </w:r>
      <w:proofErr w:type="spellEnd"/>
      <w:r w:rsidR="000475A0" w:rsidRPr="00250706">
        <w:rPr>
          <w:sz w:val="22"/>
          <w:szCs w:val="22"/>
        </w:rPr>
        <w:t xml:space="preserve"> of influenza viruses by</w:t>
      </w:r>
      <w:r w:rsidR="000475A0" w:rsidRPr="00250706">
        <w:rPr>
          <w:spacing w:val="-21"/>
          <w:sz w:val="22"/>
          <w:szCs w:val="22"/>
        </w:rPr>
        <w:t xml:space="preserve"> </w:t>
      </w:r>
      <w:r w:rsidR="00842C10" w:rsidRPr="00250706">
        <w:rPr>
          <w:sz w:val="22"/>
          <w:szCs w:val="22"/>
        </w:rPr>
        <w:t>genomic</w:t>
      </w:r>
      <w:r w:rsidR="000475A0" w:rsidRPr="00250706">
        <w:rPr>
          <w:sz w:val="22"/>
          <w:szCs w:val="22"/>
        </w:rPr>
        <w:t xml:space="preserve"> sequencing and a comprehensive analysis of these data. Retrospective analysis of historical data should be conducted to quantify the degree to which reassortment events give rise to successful </w:t>
      </w:r>
      <w:r w:rsidR="00842C10" w:rsidRPr="00250706">
        <w:rPr>
          <w:sz w:val="22"/>
          <w:szCs w:val="22"/>
        </w:rPr>
        <w:t xml:space="preserve">genotypes </w:t>
      </w:r>
      <w:hyperlink w:anchor="_bookmark11" w:history="1">
        <w:r w:rsidR="000475A0" w:rsidRPr="00250706">
          <w:rPr>
            <w:sz w:val="22"/>
            <w:szCs w:val="22"/>
          </w:rPr>
          <w:t>(</w:t>
        </w:r>
        <w:proofErr w:type="spellStart"/>
        <w:r w:rsidR="000475A0" w:rsidRPr="00250706">
          <w:rPr>
            <w:sz w:val="22"/>
            <w:szCs w:val="22"/>
          </w:rPr>
          <w:t>Dudas</w:t>
        </w:r>
        <w:proofErr w:type="spellEnd"/>
        <w:r w:rsidR="000475A0" w:rsidRPr="00250706">
          <w:rPr>
            <w:sz w:val="22"/>
            <w:szCs w:val="22"/>
          </w:rPr>
          <w:t xml:space="preserve"> </w:t>
        </w:r>
        <w:r w:rsidR="000475A0" w:rsidRPr="00250706">
          <w:rPr>
            <w:i/>
            <w:sz w:val="22"/>
            <w:szCs w:val="22"/>
          </w:rPr>
          <w:t>et al.</w:t>
        </w:r>
      </w:hyperlink>
      <w:r w:rsidR="000475A0" w:rsidRPr="00250706">
        <w:rPr>
          <w:sz w:val="22"/>
          <w:szCs w:val="22"/>
        </w:rPr>
        <w:t xml:space="preserve">, </w:t>
      </w:r>
      <w:hyperlink w:anchor="_bookmark11" w:history="1">
        <w:r w:rsidR="000475A0" w:rsidRPr="00250706">
          <w:rPr>
            <w:sz w:val="22"/>
            <w:szCs w:val="22"/>
          </w:rPr>
          <w:t>2015;</w:t>
        </w:r>
      </w:hyperlink>
      <w:r w:rsidR="000475A0" w:rsidRPr="00250706">
        <w:rPr>
          <w:sz w:val="22"/>
          <w:szCs w:val="22"/>
        </w:rPr>
        <w:t xml:space="preserve"> </w:t>
      </w:r>
      <w:hyperlink w:anchor="_bookmark26" w:history="1">
        <w:r w:rsidR="000475A0" w:rsidRPr="00250706">
          <w:rPr>
            <w:sz w:val="22"/>
            <w:szCs w:val="22"/>
          </w:rPr>
          <w:t>Nelson</w:t>
        </w:r>
      </w:hyperlink>
      <w:r w:rsidR="000475A0" w:rsidRPr="00250706">
        <w:rPr>
          <w:sz w:val="22"/>
          <w:szCs w:val="22"/>
        </w:rPr>
        <w:t xml:space="preserve"> </w:t>
      </w:r>
      <w:hyperlink w:anchor="_bookmark26" w:history="1">
        <w:r w:rsidR="000475A0" w:rsidRPr="00250706">
          <w:rPr>
            <w:i/>
            <w:w w:val="99"/>
            <w:sz w:val="22"/>
            <w:szCs w:val="22"/>
          </w:rPr>
          <w:t>et</w:t>
        </w:r>
        <w:r w:rsidR="000475A0" w:rsidRPr="00250706">
          <w:rPr>
            <w:i/>
            <w:spacing w:val="3"/>
            <w:sz w:val="22"/>
            <w:szCs w:val="22"/>
          </w:rPr>
          <w:t xml:space="preserve"> </w:t>
        </w:r>
        <w:r w:rsidR="000475A0" w:rsidRPr="00250706">
          <w:rPr>
            <w:i/>
            <w:w w:val="99"/>
            <w:sz w:val="22"/>
            <w:szCs w:val="22"/>
          </w:rPr>
          <w:t>al</w:t>
        </w:r>
        <w:r w:rsidR="000475A0" w:rsidRPr="00250706">
          <w:rPr>
            <w:i/>
            <w:spacing w:val="-1"/>
            <w:w w:val="99"/>
            <w:sz w:val="22"/>
            <w:szCs w:val="22"/>
          </w:rPr>
          <w:t>.</w:t>
        </w:r>
      </w:hyperlink>
      <w:r w:rsidR="000475A0" w:rsidRPr="00250706">
        <w:rPr>
          <w:w w:val="99"/>
          <w:sz w:val="22"/>
          <w:szCs w:val="22"/>
        </w:rPr>
        <w:t>,</w:t>
      </w:r>
      <w:r w:rsidR="000475A0" w:rsidRPr="00250706">
        <w:rPr>
          <w:spacing w:val="3"/>
          <w:sz w:val="22"/>
          <w:szCs w:val="22"/>
        </w:rPr>
        <w:t xml:space="preserve"> </w:t>
      </w:r>
      <w:hyperlink w:anchor="_bookmark26" w:history="1">
        <w:r w:rsidR="000475A0" w:rsidRPr="00250706">
          <w:rPr>
            <w:w w:val="99"/>
            <w:sz w:val="22"/>
            <w:szCs w:val="22"/>
          </w:rPr>
          <w:t>2008;</w:t>
        </w:r>
        <w:r w:rsidR="000475A0" w:rsidRPr="00250706">
          <w:rPr>
            <w:spacing w:val="3"/>
            <w:sz w:val="22"/>
            <w:szCs w:val="22"/>
          </w:rPr>
          <w:t xml:space="preserve"> </w:t>
        </w:r>
      </w:hyperlink>
      <w:hyperlink w:anchor="_bookmark34" w:history="1">
        <w:r w:rsidR="000475A0" w:rsidRPr="00250706">
          <w:rPr>
            <w:spacing w:val="-12"/>
            <w:w w:val="99"/>
            <w:sz w:val="22"/>
            <w:szCs w:val="22"/>
          </w:rPr>
          <w:t>V</w:t>
        </w:r>
        <w:r w:rsidR="000475A0" w:rsidRPr="00250706">
          <w:rPr>
            <w:w w:val="99"/>
            <w:sz w:val="22"/>
            <w:szCs w:val="22"/>
          </w:rPr>
          <w:t>il</w:t>
        </w:r>
        <w:r w:rsidR="000475A0" w:rsidRPr="00250706">
          <w:rPr>
            <w:spacing w:val="-1"/>
            <w:w w:val="99"/>
            <w:sz w:val="22"/>
            <w:szCs w:val="22"/>
          </w:rPr>
          <w:t>l</w:t>
        </w:r>
        <w:r w:rsidR="000475A0" w:rsidRPr="00250706">
          <w:rPr>
            <w:w w:val="99"/>
            <w:sz w:val="22"/>
            <w:szCs w:val="22"/>
          </w:rPr>
          <w:t>a</w:t>
        </w:r>
        <w:r w:rsidR="000475A0" w:rsidRPr="00250706">
          <w:rPr>
            <w:spacing w:val="3"/>
            <w:sz w:val="22"/>
            <w:szCs w:val="22"/>
          </w:rPr>
          <w:t xml:space="preserve"> </w:t>
        </w:r>
        <w:r w:rsidR="000475A0" w:rsidRPr="00250706">
          <w:rPr>
            <w:w w:val="99"/>
            <w:sz w:val="22"/>
            <w:szCs w:val="22"/>
          </w:rPr>
          <w:t>and</w:t>
        </w:r>
        <w:r w:rsidR="000475A0" w:rsidRPr="00250706">
          <w:rPr>
            <w:spacing w:val="3"/>
            <w:sz w:val="22"/>
            <w:szCs w:val="22"/>
          </w:rPr>
          <w:t xml:space="preserve"> </w:t>
        </w:r>
        <w:proofErr w:type="spellStart"/>
        <w:r w:rsidR="000475A0" w:rsidRPr="00250706">
          <w:rPr>
            <w:w w:val="99"/>
            <w:sz w:val="22"/>
            <w:szCs w:val="22"/>
          </w:rPr>
          <w:t>L</w:t>
        </w:r>
        <w:r w:rsidR="000475A0" w:rsidRPr="00250706">
          <w:rPr>
            <w:spacing w:val="-78"/>
            <w:w w:val="99"/>
            <w:sz w:val="22"/>
            <w:szCs w:val="22"/>
          </w:rPr>
          <w:t>a</w:t>
        </w:r>
        <w:r w:rsidR="000475A0" w:rsidRPr="00250706">
          <w:rPr>
            <w:spacing w:val="11"/>
            <w:w w:val="99"/>
            <w:sz w:val="22"/>
            <w:szCs w:val="22"/>
          </w:rPr>
          <w:t>¨</w:t>
        </w:r>
        <w:r w:rsidR="000475A0" w:rsidRPr="00250706">
          <w:rPr>
            <w:w w:val="99"/>
            <w:sz w:val="22"/>
            <w:szCs w:val="22"/>
          </w:rPr>
          <w:t>ssig</w:t>
        </w:r>
        <w:proofErr w:type="spellEnd"/>
        <w:r w:rsidR="000475A0" w:rsidRPr="00250706">
          <w:rPr>
            <w:w w:val="99"/>
            <w:sz w:val="22"/>
            <w:szCs w:val="22"/>
          </w:rPr>
          <w:t>,</w:t>
        </w:r>
        <w:r w:rsidR="000475A0" w:rsidRPr="00250706">
          <w:rPr>
            <w:spacing w:val="3"/>
            <w:sz w:val="22"/>
            <w:szCs w:val="22"/>
          </w:rPr>
          <w:t xml:space="preserve"> </w:t>
        </w:r>
      </w:hyperlink>
      <w:hyperlink w:anchor="_bookmark34" w:history="1">
        <w:r w:rsidR="000475A0" w:rsidRPr="00250706">
          <w:rPr>
            <w:w w:val="99"/>
            <w:sz w:val="22"/>
            <w:szCs w:val="22"/>
          </w:rPr>
          <w:t>2017).</w:t>
        </w:r>
        <w:r w:rsidR="000475A0" w:rsidRPr="00250706">
          <w:rPr>
            <w:spacing w:val="22"/>
            <w:sz w:val="22"/>
            <w:szCs w:val="22"/>
          </w:rPr>
          <w:t xml:space="preserve"> </w:t>
        </w:r>
      </w:hyperlink>
      <w:r w:rsidR="000475A0" w:rsidRPr="00250706">
        <w:rPr>
          <w:w w:val="99"/>
          <w:sz w:val="22"/>
          <w:szCs w:val="22"/>
        </w:rPr>
        <w:t>Results</w:t>
      </w:r>
      <w:r w:rsidR="000475A0" w:rsidRPr="00250706">
        <w:rPr>
          <w:spacing w:val="3"/>
          <w:sz w:val="22"/>
          <w:szCs w:val="22"/>
        </w:rPr>
        <w:t xml:space="preserve"> </w:t>
      </w:r>
      <w:r w:rsidR="000475A0" w:rsidRPr="00250706">
        <w:rPr>
          <w:w w:val="99"/>
          <w:sz w:val="22"/>
          <w:szCs w:val="22"/>
        </w:rPr>
        <w:t>from</w:t>
      </w:r>
      <w:r w:rsidR="000475A0" w:rsidRPr="00250706">
        <w:rPr>
          <w:spacing w:val="3"/>
          <w:sz w:val="22"/>
          <w:szCs w:val="22"/>
        </w:rPr>
        <w:t xml:space="preserve"> </w:t>
      </w:r>
      <w:r w:rsidR="000475A0" w:rsidRPr="00250706">
        <w:rPr>
          <w:w w:val="99"/>
          <w:sz w:val="22"/>
          <w:szCs w:val="22"/>
        </w:rPr>
        <w:t>such</w:t>
      </w:r>
      <w:r w:rsidR="000475A0" w:rsidRPr="00250706">
        <w:rPr>
          <w:spacing w:val="3"/>
          <w:sz w:val="22"/>
          <w:szCs w:val="22"/>
        </w:rPr>
        <w:t xml:space="preserve"> </w:t>
      </w:r>
      <w:r w:rsidR="000475A0" w:rsidRPr="00250706">
        <w:rPr>
          <w:w w:val="99"/>
          <w:sz w:val="22"/>
          <w:szCs w:val="22"/>
        </w:rPr>
        <w:t>anal</w:t>
      </w:r>
      <w:r w:rsidR="000475A0" w:rsidRPr="00250706">
        <w:rPr>
          <w:sz w:val="22"/>
          <w:szCs w:val="22"/>
        </w:rPr>
        <w:t xml:space="preserve">ysis can then inform predictive modeling efforts to anticipate composition of future influenza virus populations </w:t>
      </w:r>
      <w:hyperlink w:anchor="_bookmark18" w:history="1">
        <w:r w:rsidR="000475A0" w:rsidRPr="00250706">
          <w:rPr>
            <w:sz w:val="22"/>
            <w:szCs w:val="22"/>
          </w:rPr>
          <w:t>(</w:t>
        </w:r>
        <w:proofErr w:type="spellStart"/>
        <w:r w:rsidR="000475A0" w:rsidRPr="00250706">
          <w:rPr>
            <w:sz w:val="22"/>
            <w:szCs w:val="22"/>
          </w:rPr>
          <w:t>Klingen</w:t>
        </w:r>
        <w:proofErr w:type="spellEnd"/>
      </w:hyperlink>
      <w:r w:rsidR="000475A0" w:rsidRPr="00250706">
        <w:rPr>
          <w:sz w:val="22"/>
          <w:szCs w:val="22"/>
        </w:rPr>
        <w:t xml:space="preserve"> </w:t>
      </w:r>
      <w:hyperlink w:anchor="_bookmark18" w:history="1">
        <w:r w:rsidR="000475A0" w:rsidRPr="00250706">
          <w:rPr>
            <w:i/>
            <w:w w:val="99"/>
            <w:sz w:val="22"/>
            <w:szCs w:val="22"/>
          </w:rPr>
          <w:t>et</w:t>
        </w:r>
        <w:r w:rsidR="000475A0" w:rsidRPr="00250706">
          <w:rPr>
            <w:i/>
            <w:sz w:val="22"/>
            <w:szCs w:val="22"/>
          </w:rPr>
          <w:t xml:space="preserve"> </w:t>
        </w:r>
        <w:r w:rsidR="000475A0" w:rsidRPr="00250706">
          <w:rPr>
            <w:i/>
            <w:spacing w:val="-24"/>
            <w:sz w:val="22"/>
            <w:szCs w:val="22"/>
          </w:rPr>
          <w:t xml:space="preserve"> </w:t>
        </w:r>
        <w:r w:rsidR="000475A0" w:rsidRPr="00250706">
          <w:rPr>
            <w:i/>
            <w:w w:val="99"/>
            <w:sz w:val="22"/>
            <w:szCs w:val="22"/>
          </w:rPr>
          <w:t>al.</w:t>
        </w:r>
      </w:hyperlink>
      <w:r w:rsidR="000475A0" w:rsidRPr="00250706">
        <w:rPr>
          <w:w w:val="99"/>
          <w:sz w:val="22"/>
          <w:szCs w:val="22"/>
        </w:rPr>
        <w:t>,</w:t>
      </w:r>
      <w:r w:rsidR="000475A0" w:rsidRPr="00250706">
        <w:rPr>
          <w:sz w:val="22"/>
          <w:szCs w:val="22"/>
        </w:rPr>
        <w:t xml:space="preserve"> </w:t>
      </w:r>
      <w:r w:rsidR="000475A0" w:rsidRPr="00250706">
        <w:rPr>
          <w:spacing w:val="-24"/>
          <w:sz w:val="22"/>
          <w:szCs w:val="22"/>
        </w:rPr>
        <w:t xml:space="preserve"> </w:t>
      </w:r>
      <w:hyperlink w:anchor="_bookmark18" w:history="1">
        <w:r w:rsidR="000475A0" w:rsidRPr="00250706">
          <w:rPr>
            <w:w w:val="99"/>
            <w:sz w:val="22"/>
            <w:szCs w:val="22"/>
          </w:rPr>
          <w:t>2018;</w:t>
        </w:r>
      </w:hyperlink>
      <w:r w:rsidR="000475A0" w:rsidRPr="00250706">
        <w:rPr>
          <w:sz w:val="22"/>
          <w:szCs w:val="22"/>
        </w:rPr>
        <w:t xml:space="preserve"> </w:t>
      </w:r>
      <w:r w:rsidR="000475A0" w:rsidRPr="00250706">
        <w:rPr>
          <w:spacing w:val="-24"/>
          <w:sz w:val="22"/>
          <w:szCs w:val="22"/>
        </w:rPr>
        <w:t xml:space="preserve"> </w:t>
      </w:r>
      <w:hyperlink w:anchor="_bookmark20" w:history="1">
        <w:proofErr w:type="spellStart"/>
        <w:r w:rsidR="000475A0" w:rsidRPr="00250706">
          <w:rPr>
            <w:w w:val="99"/>
            <w:sz w:val="22"/>
            <w:szCs w:val="22"/>
          </w:rPr>
          <w:t>Łuksza</w:t>
        </w:r>
        <w:proofErr w:type="spellEnd"/>
        <w:r w:rsidR="000475A0" w:rsidRPr="00250706">
          <w:rPr>
            <w:sz w:val="22"/>
            <w:szCs w:val="22"/>
          </w:rPr>
          <w:t xml:space="preserve"> </w:t>
        </w:r>
        <w:r w:rsidR="000475A0" w:rsidRPr="00250706">
          <w:rPr>
            <w:spacing w:val="-24"/>
            <w:sz w:val="22"/>
            <w:szCs w:val="22"/>
          </w:rPr>
          <w:t xml:space="preserve"> </w:t>
        </w:r>
        <w:r w:rsidR="000475A0" w:rsidRPr="00250706">
          <w:rPr>
            <w:w w:val="99"/>
            <w:sz w:val="22"/>
            <w:szCs w:val="22"/>
          </w:rPr>
          <w:t>and</w:t>
        </w:r>
        <w:r w:rsidR="000475A0" w:rsidRPr="00250706">
          <w:rPr>
            <w:sz w:val="22"/>
            <w:szCs w:val="22"/>
          </w:rPr>
          <w:t xml:space="preserve"> </w:t>
        </w:r>
        <w:r w:rsidR="000475A0" w:rsidRPr="00250706">
          <w:rPr>
            <w:spacing w:val="-24"/>
            <w:sz w:val="22"/>
            <w:szCs w:val="22"/>
          </w:rPr>
          <w:t xml:space="preserve"> </w:t>
        </w:r>
        <w:proofErr w:type="spellStart"/>
        <w:r w:rsidR="000475A0" w:rsidRPr="00250706">
          <w:rPr>
            <w:w w:val="99"/>
            <w:sz w:val="22"/>
            <w:szCs w:val="22"/>
          </w:rPr>
          <w:t>L</w:t>
        </w:r>
        <w:r w:rsidR="000475A0" w:rsidRPr="00250706">
          <w:rPr>
            <w:spacing w:val="-78"/>
            <w:w w:val="99"/>
            <w:sz w:val="22"/>
            <w:szCs w:val="22"/>
          </w:rPr>
          <w:t>a</w:t>
        </w:r>
        <w:r w:rsidR="000475A0" w:rsidRPr="00250706">
          <w:rPr>
            <w:spacing w:val="11"/>
            <w:w w:val="99"/>
            <w:sz w:val="22"/>
            <w:szCs w:val="22"/>
          </w:rPr>
          <w:t>¨</w:t>
        </w:r>
        <w:r w:rsidR="000475A0" w:rsidRPr="00250706">
          <w:rPr>
            <w:w w:val="99"/>
            <w:sz w:val="22"/>
            <w:szCs w:val="22"/>
          </w:rPr>
          <w:t>ssig</w:t>
        </w:r>
        <w:proofErr w:type="spellEnd"/>
        <w:r w:rsidR="000475A0" w:rsidRPr="00250706">
          <w:rPr>
            <w:w w:val="99"/>
            <w:sz w:val="22"/>
            <w:szCs w:val="22"/>
          </w:rPr>
          <w:t>,</w:t>
        </w:r>
      </w:hyperlink>
      <w:r w:rsidR="000475A0" w:rsidRPr="00250706">
        <w:rPr>
          <w:sz w:val="22"/>
          <w:szCs w:val="22"/>
        </w:rPr>
        <w:t xml:space="preserve"> </w:t>
      </w:r>
      <w:r w:rsidR="000475A0" w:rsidRPr="00250706">
        <w:rPr>
          <w:spacing w:val="-24"/>
          <w:sz w:val="22"/>
          <w:szCs w:val="22"/>
        </w:rPr>
        <w:t xml:space="preserve"> </w:t>
      </w:r>
      <w:hyperlink w:anchor="_bookmark20" w:history="1">
        <w:r w:rsidR="000475A0" w:rsidRPr="00250706">
          <w:rPr>
            <w:w w:val="99"/>
            <w:sz w:val="22"/>
            <w:szCs w:val="22"/>
          </w:rPr>
          <w:t>2014;</w:t>
        </w:r>
      </w:hyperlink>
      <w:r w:rsidR="000475A0" w:rsidRPr="00250706">
        <w:rPr>
          <w:sz w:val="22"/>
          <w:szCs w:val="22"/>
        </w:rPr>
        <w:t xml:space="preserve"> </w:t>
      </w:r>
      <w:r w:rsidR="000475A0" w:rsidRPr="00250706">
        <w:rPr>
          <w:spacing w:val="-24"/>
          <w:sz w:val="22"/>
          <w:szCs w:val="22"/>
        </w:rPr>
        <w:t xml:space="preserve"> </w:t>
      </w:r>
      <w:hyperlink w:anchor="_bookmark23" w:history="1">
        <w:r w:rsidR="000475A0" w:rsidRPr="00250706">
          <w:rPr>
            <w:w w:val="99"/>
            <w:sz w:val="22"/>
            <w:szCs w:val="22"/>
          </w:rPr>
          <w:t>Morris</w:t>
        </w:r>
        <w:r w:rsidR="000475A0" w:rsidRPr="00250706">
          <w:rPr>
            <w:sz w:val="22"/>
            <w:szCs w:val="22"/>
          </w:rPr>
          <w:t xml:space="preserve"> </w:t>
        </w:r>
        <w:r w:rsidR="000475A0" w:rsidRPr="00250706">
          <w:rPr>
            <w:spacing w:val="-24"/>
            <w:sz w:val="22"/>
            <w:szCs w:val="22"/>
          </w:rPr>
          <w:t xml:space="preserve"> </w:t>
        </w:r>
        <w:r w:rsidR="000475A0" w:rsidRPr="00250706">
          <w:rPr>
            <w:i/>
            <w:w w:val="99"/>
            <w:sz w:val="22"/>
            <w:szCs w:val="22"/>
          </w:rPr>
          <w:t>et</w:t>
        </w:r>
        <w:r w:rsidR="000475A0" w:rsidRPr="00250706">
          <w:rPr>
            <w:i/>
            <w:sz w:val="22"/>
            <w:szCs w:val="22"/>
          </w:rPr>
          <w:t xml:space="preserve"> </w:t>
        </w:r>
        <w:r w:rsidR="000475A0" w:rsidRPr="00250706">
          <w:rPr>
            <w:i/>
            <w:spacing w:val="-24"/>
            <w:sz w:val="22"/>
            <w:szCs w:val="22"/>
          </w:rPr>
          <w:t xml:space="preserve"> </w:t>
        </w:r>
        <w:r w:rsidR="000475A0" w:rsidRPr="00250706">
          <w:rPr>
            <w:i/>
            <w:w w:val="99"/>
            <w:sz w:val="22"/>
            <w:szCs w:val="22"/>
          </w:rPr>
          <w:t>al.</w:t>
        </w:r>
      </w:hyperlink>
      <w:r w:rsidR="000475A0" w:rsidRPr="00250706">
        <w:rPr>
          <w:w w:val="99"/>
          <w:sz w:val="22"/>
          <w:szCs w:val="22"/>
        </w:rPr>
        <w:t>,</w:t>
      </w:r>
      <w:r w:rsidR="000475A0" w:rsidRPr="00250706">
        <w:rPr>
          <w:sz w:val="22"/>
          <w:szCs w:val="22"/>
        </w:rPr>
        <w:t xml:space="preserve"> </w:t>
      </w:r>
      <w:r w:rsidR="000475A0" w:rsidRPr="00250706">
        <w:rPr>
          <w:spacing w:val="-24"/>
          <w:sz w:val="22"/>
          <w:szCs w:val="22"/>
        </w:rPr>
        <w:t xml:space="preserve"> </w:t>
      </w:r>
      <w:hyperlink w:anchor="_bookmark23" w:history="1">
        <w:r w:rsidR="000475A0" w:rsidRPr="00250706">
          <w:rPr>
            <w:w w:val="99"/>
            <w:sz w:val="22"/>
            <w:szCs w:val="22"/>
          </w:rPr>
          <w:t>2017;</w:t>
        </w:r>
      </w:hyperlink>
      <w:r w:rsidR="000475A0" w:rsidRPr="00250706">
        <w:rPr>
          <w:w w:val="99"/>
          <w:sz w:val="22"/>
          <w:szCs w:val="22"/>
        </w:rPr>
        <w:t xml:space="preserve"> </w:t>
      </w:r>
      <w:hyperlink w:anchor="_bookmark25" w:history="1">
        <w:proofErr w:type="spellStart"/>
        <w:r w:rsidR="000475A0" w:rsidRPr="00250706">
          <w:rPr>
            <w:sz w:val="22"/>
            <w:szCs w:val="22"/>
          </w:rPr>
          <w:t>Neher</w:t>
        </w:r>
        <w:proofErr w:type="spellEnd"/>
        <w:r w:rsidR="000475A0" w:rsidRPr="00250706">
          <w:rPr>
            <w:sz w:val="22"/>
            <w:szCs w:val="22"/>
          </w:rPr>
          <w:t xml:space="preserve"> </w:t>
        </w:r>
        <w:r w:rsidR="000475A0" w:rsidRPr="00250706">
          <w:rPr>
            <w:i/>
            <w:sz w:val="22"/>
            <w:szCs w:val="22"/>
          </w:rPr>
          <w:t>et al.</w:t>
        </w:r>
      </w:hyperlink>
      <w:r w:rsidR="000475A0" w:rsidRPr="00250706">
        <w:rPr>
          <w:sz w:val="22"/>
          <w:szCs w:val="22"/>
        </w:rPr>
        <w:t xml:space="preserve">, </w:t>
      </w:r>
      <w:hyperlink w:anchor="_bookmark25" w:history="1">
        <w:r w:rsidR="000475A0" w:rsidRPr="00250706">
          <w:rPr>
            <w:sz w:val="22"/>
            <w:szCs w:val="22"/>
          </w:rPr>
          <w:t>2014).</w:t>
        </w:r>
      </w:hyperlink>
      <w:r w:rsidR="000475A0" w:rsidRPr="00250706">
        <w:rPr>
          <w:sz w:val="22"/>
          <w:szCs w:val="22"/>
        </w:rPr>
        <w:t xml:space="preserve">  In addition to paramount importance</w:t>
      </w:r>
      <w:r w:rsidR="000475A0" w:rsidRPr="00250706">
        <w:rPr>
          <w:spacing w:val="25"/>
          <w:sz w:val="22"/>
          <w:szCs w:val="22"/>
        </w:rPr>
        <w:t xml:space="preserve"> </w:t>
      </w:r>
      <w:r w:rsidR="000475A0" w:rsidRPr="00250706">
        <w:rPr>
          <w:sz w:val="22"/>
          <w:szCs w:val="22"/>
        </w:rPr>
        <w:t>for</w:t>
      </w:r>
      <w:r w:rsidR="00CB41C2" w:rsidRPr="00250706">
        <w:rPr>
          <w:sz w:val="22"/>
          <w:szCs w:val="22"/>
        </w:rPr>
        <w:t xml:space="preserve"> </w:t>
      </w:r>
      <w:bookmarkStart w:id="29" w:name="_bookmark4"/>
      <w:bookmarkEnd w:id="29"/>
      <w:r w:rsidR="000475A0" w:rsidRPr="00250706">
        <w:rPr>
          <w:sz w:val="22"/>
          <w:szCs w:val="22"/>
        </w:rPr>
        <w:t xml:space="preserve">public health, the wealth of </w:t>
      </w:r>
      <w:r w:rsidR="00842C10" w:rsidRPr="00250706">
        <w:rPr>
          <w:sz w:val="22"/>
          <w:szCs w:val="22"/>
        </w:rPr>
        <w:t>genomic</w:t>
      </w:r>
      <w:r w:rsidR="000475A0" w:rsidRPr="00250706">
        <w:rPr>
          <w:sz w:val="22"/>
          <w:szCs w:val="22"/>
        </w:rPr>
        <w:t xml:space="preserve"> longitudinal data with high spatiotemporal resolution make influenza viruses an ideal system to address general questions of evolutionary biology on epistasis, reassortment, and recombination.</w:t>
      </w:r>
    </w:p>
    <w:p w14:paraId="4A0F8D2B" w14:textId="77777777" w:rsidR="00D370C4" w:rsidRPr="003F1F37" w:rsidRDefault="00545BB3" w:rsidP="00545BB3">
      <w:pPr>
        <w:pStyle w:val="BodyText"/>
        <w:spacing w:before="120"/>
        <w:rPr>
          <w:sz w:val="22"/>
          <w:szCs w:val="22"/>
        </w:rPr>
      </w:pPr>
      <w:r>
        <w:rPr>
          <w:sz w:val="22"/>
          <w:szCs w:val="22"/>
        </w:rPr>
        <w:tab/>
      </w:r>
      <w:r w:rsidR="00842C10" w:rsidRPr="00250706">
        <w:rPr>
          <w:sz w:val="22"/>
          <w:szCs w:val="22"/>
        </w:rPr>
        <w:t>The inclusion</w:t>
      </w:r>
      <w:r w:rsidR="013ABADB" w:rsidRPr="00250706">
        <w:rPr>
          <w:sz w:val="22"/>
          <w:szCs w:val="22"/>
        </w:rPr>
        <w:t xml:space="preserve"> </w:t>
      </w:r>
      <w:r w:rsidR="00842C10" w:rsidRPr="00250706">
        <w:rPr>
          <w:sz w:val="22"/>
          <w:szCs w:val="22"/>
        </w:rPr>
        <w:t>of</w:t>
      </w:r>
      <w:r w:rsidR="000475A0" w:rsidRPr="00250706">
        <w:rPr>
          <w:sz w:val="22"/>
          <w:szCs w:val="22"/>
        </w:rPr>
        <w:t xml:space="preserve"> genom</w:t>
      </w:r>
      <w:r w:rsidR="00842C10" w:rsidRPr="00250706">
        <w:rPr>
          <w:sz w:val="22"/>
          <w:szCs w:val="22"/>
        </w:rPr>
        <w:t>ic</w:t>
      </w:r>
      <w:r w:rsidR="000475A0" w:rsidRPr="00250706">
        <w:rPr>
          <w:sz w:val="22"/>
          <w:szCs w:val="22"/>
        </w:rPr>
        <w:t xml:space="preserve"> predictors that draw information from all eight </w:t>
      </w:r>
      <w:r w:rsidR="00FE0248" w:rsidRPr="00250706">
        <w:rPr>
          <w:sz w:val="22"/>
          <w:szCs w:val="22"/>
        </w:rPr>
        <w:t xml:space="preserve">RNA </w:t>
      </w:r>
      <w:r w:rsidR="000475A0" w:rsidRPr="00250706">
        <w:rPr>
          <w:sz w:val="22"/>
          <w:szCs w:val="22"/>
        </w:rPr>
        <w:t xml:space="preserve">segments into fitness </w:t>
      </w:r>
      <w:r w:rsidR="000475A0" w:rsidRPr="003F1F37">
        <w:rPr>
          <w:sz w:val="22"/>
          <w:szCs w:val="22"/>
        </w:rPr>
        <w:t xml:space="preserve">models will yield more robust prediction methodologies that account for more than just HA variance. </w:t>
      </w:r>
      <w:r w:rsidR="000475A0" w:rsidRPr="003F1F37">
        <w:rPr>
          <w:spacing w:val="-8"/>
          <w:sz w:val="22"/>
          <w:szCs w:val="22"/>
        </w:rPr>
        <w:t xml:space="preserve">We </w:t>
      </w:r>
      <w:r w:rsidR="000475A0" w:rsidRPr="003F1F37">
        <w:rPr>
          <w:sz w:val="22"/>
          <w:szCs w:val="22"/>
        </w:rPr>
        <w:t xml:space="preserve">believe that integrating these sources of information to models of influenza evolution will help to predict future influenza </w:t>
      </w:r>
      <w:r w:rsidR="00842C10" w:rsidRPr="003F1F37">
        <w:rPr>
          <w:sz w:val="22"/>
          <w:szCs w:val="22"/>
        </w:rPr>
        <w:t xml:space="preserve">genotype </w:t>
      </w:r>
      <w:r w:rsidR="000475A0" w:rsidRPr="003F1F37">
        <w:rPr>
          <w:sz w:val="22"/>
          <w:szCs w:val="22"/>
        </w:rPr>
        <w:t>growth and us to mitigate the effect of future influenza outbreaks that would otherwise pose great risk to global human health.</w:t>
      </w:r>
    </w:p>
    <w:p w14:paraId="51A78A74" w14:textId="77777777" w:rsidR="003F1F37" w:rsidRPr="003F1F37" w:rsidRDefault="003F1F37" w:rsidP="00545BB3">
      <w:pPr>
        <w:pStyle w:val="BodyText"/>
        <w:spacing w:before="120"/>
        <w:rPr>
          <w:sz w:val="22"/>
          <w:szCs w:val="22"/>
        </w:rPr>
      </w:pPr>
    </w:p>
    <w:p w14:paraId="23776A32" w14:textId="77777777" w:rsidR="00151EEA" w:rsidRPr="009E28F3" w:rsidRDefault="009F038F" w:rsidP="00151EEA">
      <w:pPr>
        <w:pStyle w:val="BodyText"/>
        <w:spacing w:before="120"/>
        <w:rPr>
          <w:b/>
          <w:sz w:val="22"/>
          <w:szCs w:val="22"/>
        </w:rPr>
      </w:pPr>
      <w:r>
        <w:rPr>
          <w:b/>
          <w:sz w:val="22"/>
          <w:szCs w:val="22"/>
        </w:rPr>
        <w:t>Funding</w:t>
      </w:r>
    </w:p>
    <w:p w14:paraId="3731C2C7" w14:textId="714FC942" w:rsidR="00B21992" w:rsidRPr="001E72CF" w:rsidRDefault="00151EEA" w:rsidP="00151EEA">
      <w:pPr>
        <w:pStyle w:val="BodyText"/>
        <w:spacing w:before="120"/>
      </w:pPr>
      <w:r w:rsidRPr="00151EEA">
        <w:rPr>
          <w:sz w:val="22"/>
          <w:szCs w:val="22"/>
        </w:rPr>
        <w:t xml:space="preserve">This work was supported by </w:t>
      </w:r>
      <w:r>
        <w:rPr>
          <w:sz w:val="22"/>
          <w:szCs w:val="22"/>
        </w:rPr>
        <w:t xml:space="preserve">NIH National Institute of General Medical Science (NIGMS) grant </w:t>
      </w:r>
      <w:r w:rsidRPr="003F1F37">
        <w:rPr>
          <w:sz w:val="22"/>
          <w:szCs w:val="22"/>
        </w:rPr>
        <w:t>R35 GM119774-</w:t>
      </w:r>
      <w:r w:rsidRPr="00151EEA">
        <w:rPr>
          <w:sz w:val="22"/>
          <w:szCs w:val="22"/>
        </w:rPr>
        <w:t>01</w:t>
      </w:r>
      <w:r>
        <w:rPr>
          <w:sz w:val="22"/>
          <w:szCs w:val="22"/>
        </w:rPr>
        <w:t xml:space="preserve"> (to T.B.) and by </w:t>
      </w:r>
      <w:r w:rsidRPr="00151EEA">
        <w:rPr>
          <w:sz w:val="22"/>
          <w:szCs w:val="22"/>
        </w:rPr>
        <w:t xml:space="preserve">NIH National Institute of Allergy and Infectious Diseases (NIAID) </w:t>
      </w:r>
      <w:r w:rsidR="00F522DE">
        <w:rPr>
          <w:sz w:val="22"/>
          <w:szCs w:val="22"/>
        </w:rPr>
        <w:t>grant</w:t>
      </w:r>
      <w:r w:rsidRPr="00151EEA">
        <w:rPr>
          <w:sz w:val="22"/>
          <w:szCs w:val="22"/>
        </w:rPr>
        <w:t xml:space="preserve"> U19 AI117891</w:t>
      </w:r>
      <w:r>
        <w:rPr>
          <w:sz w:val="22"/>
          <w:szCs w:val="22"/>
        </w:rPr>
        <w:t xml:space="preserve"> (to T.B.). </w:t>
      </w:r>
      <w:r w:rsidRPr="003F1F37">
        <w:rPr>
          <w:sz w:val="22"/>
          <w:szCs w:val="22"/>
        </w:rPr>
        <w:t>T.B. is a Pew Biomedical Scholar</w:t>
      </w:r>
      <w:r>
        <w:rPr>
          <w:sz w:val="22"/>
          <w:szCs w:val="22"/>
        </w:rPr>
        <w:t>.</w:t>
      </w:r>
      <w:ins w:id="30" w:author="TREVOR BEDFORD" w:date="2019-01-28T15:28:00Z">
        <w:r w:rsidR="00DF5E17">
          <w:rPr>
            <w:sz w:val="22"/>
            <w:szCs w:val="22"/>
          </w:rPr>
          <w:t xml:space="preserve"> </w:t>
        </w:r>
        <w:r w:rsidR="00DF5E17" w:rsidRPr="00DF5E17">
          <w:t>The findings and conclusions in this report are those of the author(s) and do not necessarily represent the official position of the Centers for Disease Control and Prevention.</w:t>
        </w:r>
      </w:ins>
    </w:p>
    <w:p w14:paraId="0B0A1221" w14:textId="77777777" w:rsidR="00B21992" w:rsidRDefault="00B21992">
      <w:r>
        <w:br w:type="page"/>
      </w:r>
    </w:p>
    <w:p w14:paraId="1C663A8E" w14:textId="77777777" w:rsidR="1B937B23" w:rsidRPr="003F1F37" w:rsidRDefault="1B937B23" w:rsidP="00151EEA">
      <w:pPr>
        <w:pStyle w:val="BodyText"/>
        <w:spacing w:before="120"/>
        <w:rPr>
          <w:sz w:val="22"/>
          <w:szCs w:val="22"/>
        </w:rPr>
      </w:pPr>
    </w:p>
    <w:p w14:paraId="18E126C4" w14:textId="77777777" w:rsidR="1B937B23" w:rsidRDefault="1B937B23" w:rsidP="00C2719D">
      <w:pPr>
        <w:spacing w:before="157" w:line="242" w:lineRule="auto"/>
        <w:ind w:left="119" w:right="127"/>
        <w:jc w:val="both"/>
      </w:pPr>
      <w:r>
        <w:rPr>
          <w:noProof/>
        </w:rPr>
        <w:drawing>
          <wp:inline distT="0" distB="0" distL="0" distR="0" wp14:anchorId="03191551" wp14:editId="7453823D">
            <wp:extent cx="5658416" cy="4115212"/>
            <wp:effectExtent l="0" t="0" r="0" b="0"/>
            <wp:docPr id="272411494" name="Picture 27241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1522" cy="4124744"/>
                    </a:xfrm>
                    <a:prstGeom prst="rect">
                      <a:avLst/>
                    </a:prstGeom>
                  </pic:spPr>
                </pic:pic>
              </a:graphicData>
            </a:graphic>
          </wp:inline>
        </w:drawing>
      </w:r>
    </w:p>
    <w:p w14:paraId="1098E421" w14:textId="77777777" w:rsidR="1B937B23" w:rsidRPr="008067A9" w:rsidRDefault="1B937B23" w:rsidP="00C2719D">
      <w:pPr>
        <w:spacing w:before="157" w:line="242" w:lineRule="auto"/>
        <w:ind w:left="119" w:right="127"/>
        <w:jc w:val="both"/>
      </w:pPr>
      <w:r w:rsidRPr="008067A9">
        <w:rPr>
          <w:b/>
          <w:bCs/>
        </w:rPr>
        <w:t xml:space="preserve">Figure 1. </w:t>
      </w:r>
      <w:r w:rsidRPr="008067A9">
        <w:t>Percentage of health care visits for influenza-like illness (ILI) in the US from the 1997-1998 to the 2017-2018 season with season indicated by color. The 2017-2018 season is highlighted as a thick line; it showed the highest ILI rate since the 2009 H1N1 pandemic virus. Data from CDC (2018).</w:t>
      </w:r>
    </w:p>
    <w:p w14:paraId="54747EEF" w14:textId="77777777" w:rsidR="1B937B23" w:rsidRDefault="1B937B23" w:rsidP="00C2719D">
      <w:pPr>
        <w:pStyle w:val="BodyText"/>
        <w:spacing w:line="249" w:lineRule="auto"/>
        <w:jc w:val="both"/>
      </w:pPr>
    </w:p>
    <w:p w14:paraId="14367277" w14:textId="77777777" w:rsidR="62104A68" w:rsidRDefault="62104A68" w:rsidP="00C2719D">
      <w:pPr>
        <w:pStyle w:val="BodyText"/>
        <w:spacing w:line="249" w:lineRule="auto"/>
        <w:ind w:left="100" w:firstLine="199"/>
        <w:jc w:val="both"/>
      </w:pPr>
    </w:p>
    <w:p w14:paraId="07D1F854" w14:textId="77777777" w:rsidR="62104A68" w:rsidRDefault="62104A68" w:rsidP="00C2719D">
      <w:pPr>
        <w:pStyle w:val="BodyText"/>
        <w:spacing w:line="249" w:lineRule="auto"/>
        <w:ind w:left="100"/>
        <w:jc w:val="both"/>
      </w:pPr>
      <w:r w:rsidRPr="004F3504">
        <w:rPr>
          <w:noProof/>
        </w:rPr>
        <w:lastRenderedPageBreak/>
        <w:drawing>
          <wp:inline distT="0" distB="0" distL="0" distR="0" wp14:anchorId="42B858BF" wp14:editId="3531683C">
            <wp:extent cx="5604095" cy="4890987"/>
            <wp:effectExtent l="0" t="0" r="0" b="0"/>
            <wp:docPr id="1125842804" name="Picture 112584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6572" cy="4893149"/>
                    </a:xfrm>
                    <a:prstGeom prst="rect">
                      <a:avLst/>
                    </a:prstGeom>
                  </pic:spPr>
                </pic:pic>
              </a:graphicData>
            </a:graphic>
          </wp:inline>
        </w:drawing>
      </w:r>
    </w:p>
    <w:p w14:paraId="1D3071BB" w14:textId="77777777" w:rsidR="25C8595F" w:rsidRPr="006B691F" w:rsidRDefault="25C8595F" w:rsidP="00C2719D">
      <w:pPr>
        <w:spacing w:before="139" w:line="242" w:lineRule="auto"/>
        <w:ind w:left="119" w:right="74"/>
      </w:pPr>
      <w:r w:rsidRPr="006B691F">
        <w:rPr>
          <w:b/>
          <w:bCs/>
        </w:rPr>
        <w:t xml:space="preserve">Figure 2. </w:t>
      </w:r>
      <w:r w:rsidRPr="006B691F">
        <w:t>Temporally resolved phylogenetic tree of recent A(H3N2) HA sequences. Shown are influenza viruses sampled between April 2016 and April 2018 colored by clade designation</w:t>
      </w:r>
      <w:r w:rsidR="00365DC5">
        <w:t xml:space="preserve"> (i</w:t>
      </w:r>
      <w:r w:rsidRPr="006B691F">
        <w:t>n addition, the tree shows a small number of earlier reference viruses). Viruses are subsampled to give comparable counts across time and geography. HA segments of the majority of co-circulating A(H3N2) viruses in of the 2017-2018 Northern Hemisphere influenza season fell within clades A1b (top, yellow) or A2 (center, orange). Vaccine viruses are indicated by cross marks.</w:t>
      </w:r>
      <w:r w:rsidR="0076243E" w:rsidRPr="006B691F">
        <w:t xml:space="preserve"> </w:t>
      </w:r>
    </w:p>
    <w:p w14:paraId="6687C3C9" w14:textId="77777777" w:rsidR="351E023A" w:rsidRPr="00C2719D" w:rsidRDefault="351E023A" w:rsidP="00C2719D">
      <w:pPr>
        <w:spacing w:before="139" w:line="242" w:lineRule="auto"/>
        <w:ind w:left="119" w:right="74"/>
        <w:rPr>
          <w:sz w:val="18"/>
          <w:szCs w:val="18"/>
        </w:rPr>
      </w:pPr>
    </w:p>
    <w:p w14:paraId="016EE059" w14:textId="77777777" w:rsidR="351E023A" w:rsidRDefault="351E023A" w:rsidP="00C2719D">
      <w:pPr>
        <w:pStyle w:val="BodyText"/>
        <w:ind w:left="120"/>
      </w:pPr>
      <w:r w:rsidRPr="004F3504">
        <w:rPr>
          <w:noProof/>
        </w:rPr>
        <w:lastRenderedPageBreak/>
        <w:drawing>
          <wp:inline distT="0" distB="0" distL="0" distR="0" wp14:anchorId="43789F43" wp14:editId="0582A28A">
            <wp:extent cx="5549774" cy="2774886"/>
            <wp:effectExtent l="0" t="0" r="635" b="0"/>
            <wp:docPr id="1365830073" name="Picture 136583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358" cy="2788678"/>
                    </a:xfrm>
                    <a:prstGeom prst="rect">
                      <a:avLst/>
                    </a:prstGeom>
                  </pic:spPr>
                </pic:pic>
              </a:graphicData>
            </a:graphic>
          </wp:inline>
        </w:drawing>
      </w:r>
    </w:p>
    <w:p w14:paraId="15A16025" w14:textId="77777777" w:rsidR="351E023A" w:rsidRPr="00C2719D" w:rsidRDefault="351E023A" w:rsidP="00C2719D">
      <w:pPr>
        <w:pStyle w:val="BodyText"/>
        <w:spacing w:before="9"/>
        <w:rPr>
          <w:sz w:val="19"/>
          <w:szCs w:val="19"/>
        </w:rPr>
      </w:pPr>
    </w:p>
    <w:p w14:paraId="6AF22C8E" w14:textId="77777777" w:rsidR="351E023A" w:rsidRPr="00365DC5" w:rsidRDefault="351E023A" w:rsidP="00C2719D">
      <w:pPr>
        <w:spacing w:before="139" w:line="242" w:lineRule="auto"/>
        <w:ind w:left="119" w:right="74"/>
      </w:pPr>
      <w:r w:rsidRPr="00365DC5">
        <w:rPr>
          <w:b/>
          <w:bCs/>
        </w:rPr>
        <w:t xml:space="preserve">Figure 3. </w:t>
      </w:r>
      <w:r w:rsidRPr="00365DC5">
        <w:t>Frequency trajectories of A2 and A2/re clades partitioned by region. We estimate frequencies of different clades based on sample counts and collection dates. These estimates are based on all available data and global frequencies are weighted according to regional population size and relative sampling intensity. We use a Brownian motion process prior to smooth frequencies from month-to-month</w:t>
      </w:r>
      <w:r w:rsidR="00495DE3" w:rsidRPr="00365DC5">
        <w:t xml:space="preserve"> (</w:t>
      </w:r>
      <w:proofErr w:type="spellStart"/>
      <w:r w:rsidR="00495DE3" w:rsidRPr="00365DC5">
        <w:t>Neher</w:t>
      </w:r>
      <w:proofErr w:type="spellEnd"/>
      <w:r w:rsidR="00495DE3" w:rsidRPr="00365DC5">
        <w:t xml:space="preserve"> et al., 2015)</w:t>
      </w:r>
      <w:r w:rsidRPr="00365DC5">
        <w:t>. Transparent bands show an estimate the 95% confidence interval based on sample counts.</w:t>
      </w:r>
    </w:p>
    <w:p w14:paraId="67A42301" w14:textId="77777777" w:rsidR="02DE996F" w:rsidRPr="00C2719D" w:rsidRDefault="02DE996F" w:rsidP="00C2719D">
      <w:pPr>
        <w:spacing w:before="139" w:line="242" w:lineRule="auto"/>
        <w:ind w:left="119" w:right="74"/>
        <w:rPr>
          <w:sz w:val="18"/>
          <w:szCs w:val="18"/>
        </w:rPr>
      </w:pPr>
    </w:p>
    <w:p w14:paraId="1EDFD6AD" w14:textId="77777777" w:rsidR="02DE996F" w:rsidRDefault="02DE996F" w:rsidP="00C2719D">
      <w:pPr>
        <w:pStyle w:val="BodyText"/>
        <w:ind w:left="1136"/>
      </w:pPr>
      <w:r w:rsidRPr="004F3504">
        <w:rPr>
          <w:noProof/>
        </w:rPr>
        <w:lastRenderedPageBreak/>
        <w:drawing>
          <wp:inline distT="0" distB="0" distL="0" distR="0" wp14:anchorId="7FA22966" wp14:editId="0B1B20C6">
            <wp:extent cx="5147880" cy="4299585"/>
            <wp:effectExtent l="0" t="0" r="0" b="0"/>
            <wp:docPr id="1959555249" name="Picture 195955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47880" cy="4299585"/>
                    </a:xfrm>
                    <a:prstGeom prst="rect">
                      <a:avLst/>
                    </a:prstGeom>
                  </pic:spPr>
                </pic:pic>
              </a:graphicData>
            </a:graphic>
          </wp:inline>
        </w:drawing>
      </w:r>
    </w:p>
    <w:p w14:paraId="0C3B6140" w14:textId="77777777" w:rsidR="02DE996F" w:rsidRPr="00C2719D" w:rsidRDefault="02DE996F" w:rsidP="00C2719D">
      <w:pPr>
        <w:pStyle w:val="BodyText"/>
        <w:rPr>
          <w:sz w:val="8"/>
          <w:szCs w:val="8"/>
        </w:rPr>
      </w:pPr>
    </w:p>
    <w:p w14:paraId="5D0E82C7" w14:textId="77777777" w:rsidR="02DE996F" w:rsidRPr="00DC64B7" w:rsidRDefault="02DE996F" w:rsidP="00C2719D">
      <w:pPr>
        <w:spacing w:before="139" w:line="242" w:lineRule="auto"/>
        <w:ind w:left="119" w:right="74"/>
      </w:pPr>
      <w:r w:rsidRPr="00DC64B7">
        <w:rPr>
          <w:b/>
          <w:bCs/>
        </w:rPr>
        <w:t xml:space="preserve">Figure 4. </w:t>
      </w:r>
      <w:r w:rsidRPr="00DC64B7">
        <w:rPr>
          <w:i/>
          <w:iCs/>
        </w:rPr>
        <w:t xml:space="preserve">(top) </w:t>
      </w:r>
      <w:r w:rsidRPr="00DC64B7">
        <w:t xml:space="preserve">Reassortment combines existing genetic diversity and results in incongruent phylogenetic trees. The figure shows time-scaled phylogenetic trees of HA (left) and NA (right) colored genotype at HA site 131 and NA site 329. The HA and NA sequences from the virus isolates are connected by lines. We see that the closest relatives for the viruses belonging to A2/re genotype (red) in HA are A2 viruses (blue), while their closest relatives in NA are A1 viruses (purple). </w:t>
      </w:r>
      <w:r w:rsidRPr="00DC64B7">
        <w:rPr>
          <w:i/>
          <w:iCs/>
        </w:rPr>
        <w:t xml:space="preserve">(bottom) </w:t>
      </w:r>
      <w:r w:rsidRPr="00DC64B7">
        <w:t xml:space="preserve">Global estimated frequency plots of virus clades over time. There is moderate growth of A1 viruses prior to the reassortment, but after the reassortment takes place we observe rapid growth of the reassortant clade to approximately 70% frequency. Branches on the HA tree are labelled by HA clade designation; branches on the NA tree are labelled by NA amino acid </w:t>
      </w:r>
      <w:r w:rsidR="5D593D7A" w:rsidRPr="00DC64B7">
        <w:t>substitution</w:t>
      </w:r>
      <w:r w:rsidRPr="00DC64B7">
        <w:t>. Vaccine strains are indicated by cross marks.</w:t>
      </w:r>
      <w:r w:rsidR="00A10C08" w:rsidRPr="00DC64B7">
        <w:t xml:space="preserve"> A</w:t>
      </w:r>
      <w:r w:rsidR="00356426" w:rsidRPr="00DC64B7">
        <w:t>n</w:t>
      </w:r>
      <w:r w:rsidR="00A10C08" w:rsidRPr="00DC64B7">
        <w:t xml:space="preserve"> interactive version of this </w:t>
      </w:r>
      <w:r w:rsidR="00414F2E" w:rsidRPr="00DC64B7">
        <w:t>figure</w:t>
      </w:r>
      <w:r w:rsidR="00A10C08" w:rsidRPr="00DC64B7">
        <w:t xml:space="preserve"> is available at </w:t>
      </w:r>
      <w:bookmarkStart w:id="31" w:name="OLE_LINK3"/>
      <w:bookmarkStart w:id="32" w:name="OLE_LINK15"/>
      <w:bookmarkStart w:id="33" w:name="OLE_LINK16"/>
      <w:bookmarkStart w:id="34" w:name="OLE_LINK17"/>
      <w:r w:rsidR="00A10C08" w:rsidRPr="00DC64B7">
        <w:t>https://nextstrain.org/community/blab/h3n2-reassortment/ha</w:t>
      </w:r>
      <w:bookmarkEnd w:id="31"/>
      <w:bookmarkEnd w:id="32"/>
      <w:bookmarkEnd w:id="33"/>
      <w:bookmarkEnd w:id="34"/>
      <w:r w:rsidR="00A10C08" w:rsidRPr="00DC64B7">
        <w:t>.</w:t>
      </w:r>
    </w:p>
    <w:p w14:paraId="10BC04C8" w14:textId="77777777" w:rsidR="4D32CCC9" w:rsidRPr="00C2719D" w:rsidRDefault="4D32CCC9" w:rsidP="00C2719D">
      <w:pPr>
        <w:spacing w:before="139" w:line="242" w:lineRule="auto"/>
        <w:ind w:left="119" w:right="74"/>
        <w:rPr>
          <w:sz w:val="18"/>
          <w:szCs w:val="18"/>
        </w:rPr>
      </w:pPr>
    </w:p>
    <w:p w14:paraId="18102322" w14:textId="77777777" w:rsidR="4D32CCC9" w:rsidRDefault="4D32CCC9" w:rsidP="00C2719D">
      <w:pPr>
        <w:pStyle w:val="BodyText"/>
        <w:ind w:left="100" w:right="-31"/>
      </w:pPr>
      <w:r w:rsidRPr="004F3504">
        <w:rPr>
          <w:noProof/>
        </w:rPr>
        <w:lastRenderedPageBreak/>
        <w:drawing>
          <wp:inline distT="0" distB="0" distL="0" distR="0" wp14:anchorId="2AC50301" wp14:editId="6311043E">
            <wp:extent cx="5576935" cy="3011121"/>
            <wp:effectExtent l="0" t="0" r="0" b="0"/>
            <wp:docPr id="776941710" name="Picture 77694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2070" cy="3019293"/>
                    </a:xfrm>
                    <a:prstGeom prst="rect">
                      <a:avLst/>
                    </a:prstGeom>
                  </pic:spPr>
                </pic:pic>
              </a:graphicData>
            </a:graphic>
          </wp:inline>
        </w:drawing>
      </w:r>
    </w:p>
    <w:p w14:paraId="3E2084DA" w14:textId="77777777" w:rsidR="4D32CCC9" w:rsidRPr="00E57787" w:rsidRDefault="4D32CCC9" w:rsidP="00C2719D">
      <w:pPr>
        <w:spacing w:before="183" w:line="242" w:lineRule="auto"/>
        <w:ind w:left="100"/>
      </w:pPr>
      <w:r w:rsidRPr="00E57787">
        <w:rPr>
          <w:b/>
          <w:bCs/>
        </w:rPr>
        <w:t xml:space="preserve">Figure 5. Origin of the reassortant variant. </w:t>
      </w:r>
      <w:r w:rsidRPr="00E57787">
        <w:t xml:space="preserve">Segments from two backgrounds of A(H3N2) </w:t>
      </w:r>
      <w:proofErr w:type="spellStart"/>
      <w:r w:rsidRPr="00E57787">
        <w:t>reassorted</w:t>
      </w:r>
      <w:proofErr w:type="spellEnd"/>
      <w:r w:rsidRPr="00E57787">
        <w:t xml:space="preserve"> to form the A2/re clade (red). Segments HA and PB1 from an A2-like background (blue) combined with the six other segments from an A1b-like virus (yellow). Diagonal lines between November 2016 and February 2017 indicate </w:t>
      </w:r>
      <w:r w:rsidR="00576FAD">
        <w:t>inferred timing of the reassortment</w:t>
      </w:r>
      <w:r w:rsidRPr="00E57787">
        <w:t>.</w:t>
      </w:r>
    </w:p>
    <w:p w14:paraId="00956D33" w14:textId="77777777" w:rsidR="4D32CCC9" w:rsidRDefault="4D32CCC9" w:rsidP="00C2719D">
      <w:pPr>
        <w:spacing w:before="139" w:line="242" w:lineRule="auto"/>
        <w:ind w:left="119" w:right="74"/>
        <w:rPr>
          <w:sz w:val="18"/>
          <w:szCs w:val="18"/>
        </w:rPr>
      </w:pPr>
    </w:p>
    <w:p w14:paraId="7F8AF45F" w14:textId="77777777" w:rsidR="00B21992" w:rsidRDefault="00B21992" w:rsidP="00C2719D">
      <w:pPr>
        <w:spacing w:before="139" w:line="242" w:lineRule="auto"/>
        <w:ind w:left="119" w:right="74"/>
        <w:rPr>
          <w:sz w:val="18"/>
          <w:szCs w:val="18"/>
        </w:rPr>
      </w:pPr>
    </w:p>
    <w:p w14:paraId="10CDDF38" w14:textId="77777777" w:rsidR="00B21992" w:rsidRDefault="00B21992" w:rsidP="00C2719D">
      <w:pPr>
        <w:spacing w:before="139" w:line="242" w:lineRule="auto"/>
        <w:ind w:left="119" w:right="74"/>
        <w:rPr>
          <w:sz w:val="18"/>
          <w:szCs w:val="18"/>
        </w:rPr>
      </w:pPr>
    </w:p>
    <w:p w14:paraId="44F92C5A" w14:textId="77777777" w:rsidR="00B21992" w:rsidRPr="00C2719D" w:rsidRDefault="00B21992" w:rsidP="00C2719D">
      <w:pPr>
        <w:spacing w:before="139" w:line="242" w:lineRule="auto"/>
        <w:ind w:left="119" w:right="74"/>
        <w:rPr>
          <w:sz w:val="18"/>
          <w:szCs w:val="18"/>
        </w:rPr>
      </w:pPr>
    </w:p>
    <w:p w14:paraId="4F42702C" w14:textId="77777777" w:rsidR="00B21992" w:rsidRDefault="00B21992" w:rsidP="001E72CF">
      <w:pPr>
        <w:pStyle w:val="BodyText"/>
        <w:rPr>
          <w:highlight w:val="yellow"/>
        </w:rPr>
      </w:pPr>
    </w:p>
    <w:p w14:paraId="42D62126" w14:textId="77777777" w:rsidR="00D370C4" w:rsidRPr="00CE3338" w:rsidRDefault="00D370C4">
      <w:pPr>
        <w:pStyle w:val="BodyText"/>
        <w:rPr>
          <w:color w:val="FF0000"/>
          <w:sz w:val="24"/>
        </w:rPr>
      </w:pPr>
    </w:p>
    <w:p w14:paraId="2BC28E7D" w14:textId="77777777" w:rsidR="00B21992" w:rsidRDefault="00B21992">
      <w:pPr>
        <w:rPr>
          <w:rFonts w:ascii="Arial" w:hAnsi="Arial" w:cs="Arial"/>
          <w:b/>
          <w:sz w:val="20"/>
          <w:szCs w:val="20"/>
        </w:rPr>
      </w:pPr>
      <w:bookmarkStart w:id="35" w:name="References"/>
      <w:bookmarkEnd w:id="35"/>
      <w:r>
        <w:rPr>
          <w:rFonts w:ascii="Arial" w:hAnsi="Arial" w:cs="Arial"/>
          <w:b/>
          <w:sz w:val="20"/>
          <w:szCs w:val="20"/>
        </w:rPr>
        <w:br w:type="page"/>
      </w:r>
    </w:p>
    <w:p w14:paraId="61E12986" w14:textId="77777777" w:rsidR="00D370C4" w:rsidRPr="007C33F4" w:rsidRDefault="000475A0" w:rsidP="007C33F4">
      <w:pPr>
        <w:spacing w:before="166"/>
        <w:ind w:left="100" w:hanging="288"/>
        <w:rPr>
          <w:rFonts w:ascii="Arial" w:hAnsi="Arial" w:cs="Arial"/>
          <w:b/>
          <w:sz w:val="20"/>
          <w:szCs w:val="20"/>
        </w:rPr>
      </w:pPr>
      <w:r w:rsidRPr="007C33F4">
        <w:rPr>
          <w:rFonts w:ascii="Arial" w:hAnsi="Arial" w:cs="Arial"/>
          <w:b/>
          <w:sz w:val="20"/>
          <w:szCs w:val="20"/>
        </w:rPr>
        <w:lastRenderedPageBreak/>
        <w:t>REFERENCES</w:t>
      </w:r>
    </w:p>
    <w:p w14:paraId="1602EAE6" w14:textId="77777777" w:rsidR="00D370C4" w:rsidRPr="007C33F4" w:rsidRDefault="00D370C4" w:rsidP="007C33F4">
      <w:pPr>
        <w:pStyle w:val="BodyText"/>
        <w:spacing w:before="11"/>
        <w:ind w:hanging="288"/>
        <w:rPr>
          <w:rFonts w:ascii="Arial" w:hAnsi="Arial" w:cs="Arial"/>
          <w:b/>
        </w:rPr>
      </w:pPr>
    </w:p>
    <w:p w14:paraId="08FA3EA4" w14:textId="77777777" w:rsidR="00576FAD" w:rsidRPr="00576FAD" w:rsidRDefault="00576FAD" w:rsidP="007027E9">
      <w:pPr>
        <w:pStyle w:val="NormalWeb"/>
        <w:spacing w:before="0" w:beforeAutospacing="0" w:after="200" w:afterAutospacing="0"/>
        <w:ind w:left="288" w:hanging="288"/>
        <w:rPr>
          <w:sz w:val="22"/>
          <w:szCs w:val="22"/>
        </w:rPr>
      </w:pPr>
      <w:bookmarkStart w:id="36" w:name="_bookmark6"/>
      <w:bookmarkEnd w:id="36"/>
      <w:r w:rsidRPr="00576FAD">
        <w:rPr>
          <w:sz w:val="22"/>
          <w:szCs w:val="22"/>
        </w:rPr>
        <w:t xml:space="preserve">Barr, I. G., J. McCauley, N. Cox, R. Daniels, O. G. Engelhardt, K. Fukuda, G. </w:t>
      </w:r>
      <w:proofErr w:type="spellStart"/>
      <w:r w:rsidRPr="00576FAD">
        <w:rPr>
          <w:sz w:val="22"/>
          <w:szCs w:val="22"/>
        </w:rPr>
        <w:t>Grohmann</w:t>
      </w:r>
      <w:proofErr w:type="spellEnd"/>
      <w:r w:rsidRPr="00576FAD">
        <w:rPr>
          <w:sz w:val="22"/>
          <w:szCs w:val="22"/>
        </w:rPr>
        <w:t xml:space="preserve">, A. Hay, A. Kelso, A. </w:t>
      </w:r>
      <w:proofErr w:type="spellStart"/>
      <w:r w:rsidRPr="00576FAD">
        <w:rPr>
          <w:sz w:val="22"/>
          <w:szCs w:val="22"/>
        </w:rPr>
        <w:t>Klimov</w:t>
      </w:r>
      <w:proofErr w:type="spellEnd"/>
      <w:r w:rsidRPr="00576FAD">
        <w:rPr>
          <w:sz w:val="22"/>
          <w:szCs w:val="22"/>
        </w:rPr>
        <w:t xml:space="preserve">, T. Odagiri, D. Smith, C. Russell, M. Tashiro, R. Webby, J. Wood, Z. Ye, and W. Zhang (2010), Vaccine 28 (5), 1156. </w:t>
      </w:r>
    </w:p>
    <w:p w14:paraId="0341DF31" w14:textId="77777777"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Bedford, T., S. Riley, I. G. Barr, S. </w:t>
      </w:r>
      <w:proofErr w:type="spellStart"/>
      <w:r w:rsidRPr="00576FAD">
        <w:rPr>
          <w:sz w:val="22"/>
          <w:szCs w:val="22"/>
        </w:rPr>
        <w:t>Broor</w:t>
      </w:r>
      <w:proofErr w:type="spellEnd"/>
      <w:r w:rsidRPr="00576FAD">
        <w:rPr>
          <w:sz w:val="22"/>
          <w:szCs w:val="22"/>
        </w:rPr>
        <w:t xml:space="preserve">, M. Chadha, N. J. Cox, R. S. Daniels, C. P. Gunasekaran, A. C. Hurt, A. Kelso, A. </w:t>
      </w:r>
      <w:proofErr w:type="spellStart"/>
      <w:r w:rsidRPr="00576FAD">
        <w:rPr>
          <w:sz w:val="22"/>
          <w:szCs w:val="22"/>
        </w:rPr>
        <w:t>Klimov</w:t>
      </w:r>
      <w:proofErr w:type="spellEnd"/>
      <w:r w:rsidRPr="00576FAD">
        <w:rPr>
          <w:sz w:val="22"/>
          <w:szCs w:val="22"/>
        </w:rPr>
        <w:t xml:space="preserve">, N. S. Lewis, X. Li, J. W. McCauley, T. Odagiri, V. </w:t>
      </w:r>
      <w:proofErr w:type="spellStart"/>
      <w:r w:rsidRPr="00576FAD">
        <w:rPr>
          <w:sz w:val="22"/>
          <w:szCs w:val="22"/>
        </w:rPr>
        <w:t>Potdar</w:t>
      </w:r>
      <w:proofErr w:type="spellEnd"/>
      <w:r w:rsidRPr="00576FAD">
        <w:rPr>
          <w:sz w:val="22"/>
          <w:szCs w:val="22"/>
        </w:rPr>
        <w:t xml:space="preserve">, A. </w:t>
      </w:r>
      <w:proofErr w:type="spellStart"/>
      <w:r w:rsidRPr="00576FAD">
        <w:rPr>
          <w:sz w:val="22"/>
          <w:szCs w:val="22"/>
        </w:rPr>
        <w:t>Rambaut</w:t>
      </w:r>
      <w:proofErr w:type="spellEnd"/>
      <w:r w:rsidRPr="00576FAD">
        <w:rPr>
          <w:sz w:val="22"/>
          <w:szCs w:val="22"/>
        </w:rPr>
        <w:t xml:space="preserve">, Y. Shu, E. </w:t>
      </w:r>
      <w:proofErr w:type="spellStart"/>
      <w:r w:rsidRPr="00576FAD">
        <w:rPr>
          <w:sz w:val="22"/>
          <w:szCs w:val="22"/>
        </w:rPr>
        <w:t>Skepner</w:t>
      </w:r>
      <w:proofErr w:type="spellEnd"/>
      <w:r w:rsidRPr="00576FAD">
        <w:rPr>
          <w:sz w:val="22"/>
          <w:szCs w:val="22"/>
        </w:rPr>
        <w:t xml:space="preserve">, D. J. Smith, M. </w:t>
      </w:r>
      <w:proofErr w:type="spellStart"/>
      <w:r w:rsidRPr="00576FAD">
        <w:rPr>
          <w:sz w:val="22"/>
          <w:szCs w:val="22"/>
        </w:rPr>
        <w:t>Suchard</w:t>
      </w:r>
      <w:proofErr w:type="spellEnd"/>
      <w:r w:rsidRPr="00576FAD">
        <w:rPr>
          <w:sz w:val="22"/>
          <w:szCs w:val="22"/>
        </w:rPr>
        <w:t xml:space="preserve">, M. Tashiro, D. Wang, X. Xu, P. </w:t>
      </w:r>
      <w:proofErr w:type="spellStart"/>
      <w:r w:rsidRPr="00576FAD">
        <w:rPr>
          <w:sz w:val="22"/>
          <w:szCs w:val="22"/>
        </w:rPr>
        <w:t>Lemey</w:t>
      </w:r>
      <w:proofErr w:type="spellEnd"/>
      <w:r w:rsidRPr="00576FAD">
        <w:rPr>
          <w:sz w:val="22"/>
          <w:szCs w:val="22"/>
        </w:rPr>
        <w:t xml:space="preserve">, and C. A. Russell (2015), Nature 523, 217. </w:t>
      </w:r>
    </w:p>
    <w:p w14:paraId="111C0477" w14:textId="77777777"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Bedford, T., M. A. </w:t>
      </w:r>
      <w:proofErr w:type="spellStart"/>
      <w:r w:rsidRPr="00576FAD">
        <w:rPr>
          <w:sz w:val="22"/>
          <w:szCs w:val="22"/>
        </w:rPr>
        <w:t>Suchard</w:t>
      </w:r>
      <w:proofErr w:type="spellEnd"/>
      <w:r w:rsidRPr="00576FAD">
        <w:rPr>
          <w:sz w:val="22"/>
          <w:szCs w:val="22"/>
        </w:rPr>
        <w:t xml:space="preserve">, P. </w:t>
      </w:r>
      <w:proofErr w:type="spellStart"/>
      <w:r w:rsidRPr="00576FAD">
        <w:rPr>
          <w:sz w:val="22"/>
          <w:szCs w:val="22"/>
        </w:rPr>
        <w:t>Lemey</w:t>
      </w:r>
      <w:proofErr w:type="spellEnd"/>
      <w:r w:rsidRPr="00576FAD">
        <w:rPr>
          <w:sz w:val="22"/>
          <w:szCs w:val="22"/>
        </w:rPr>
        <w:t xml:space="preserve">, G. </w:t>
      </w:r>
      <w:proofErr w:type="spellStart"/>
      <w:r w:rsidRPr="00576FAD">
        <w:rPr>
          <w:sz w:val="22"/>
          <w:szCs w:val="22"/>
        </w:rPr>
        <w:t>Dudas</w:t>
      </w:r>
      <w:proofErr w:type="spellEnd"/>
      <w:r w:rsidRPr="00576FAD">
        <w:rPr>
          <w:sz w:val="22"/>
          <w:szCs w:val="22"/>
        </w:rPr>
        <w:t xml:space="preserve">, V. Gregory, A. J. Hay, J. W. McCauley, C. A. Russell, D. J. Smith, and A. </w:t>
      </w:r>
      <w:proofErr w:type="spellStart"/>
      <w:r w:rsidRPr="00576FAD">
        <w:rPr>
          <w:sz w:val="22"/>
          <w:szCs w:val="22"/>
        </w:rPr>
        <w:t>Rambaut</w:t>
      </w:r>
      <w:proofErr w:type="spellEnd"/>
      <w:r w:rsidRPr="00576FAD">
        <w:rPr>
          <w:sz w:val="22"/>
          <w:szCs w:val="22"/>
        </w:rPr>
        <w:t xml:space="preserve"> (2014), </w:t>
      </w:r>
      <w:proofErr w:type="spellStart"/>
      <w:r w:rsidRPr="00576FAD">
        <w:rPr>
          <w:sz w:val="22"/>
          <w:szCs w:val="22"/>
        </w:rPr>
        <w:t>eLife</w:t>
      </w:r>
      <w:proofErr w:type="spellEnd"/>
      <w:r w:rsidRPr="00576FAD">
        <w:rPr>
          <w:sz w:val="22"/>
          <w:szCs w:val="22"/>
        </w:rPr>
        <w:t xml:space="preserve"> Sciences 3, e01914. </w:t>
      </w:r>
    </w:p>
    <w:p w14:paraId="7AE3FC68" w14:textId="77777777"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Bhatt, S., E. C. Holmes, and O. G. </w:t>
      </w:r>
      <w:proofErr w:type="spellStart"/>
      <w:r w:rsidRPr="00576FAD">
        <w:rPr>
          <w:sz w:val="22"/>
          <w:szCs w:val="22"/>
        </w:rPr>
        <w:t>Pybus</w:t>
      </w:r>
      <w:proofErr w:type="spellEnd"/>
      <w:r w:rsidRPr="00576FAD">
        <w:rPr>
          <w:sz w:val="22"/>
          <w:szCs w:val="22"/>
        </w:rPr>
        <w:t xml:space="preserve"> (2011), Molecular Biology and Evolution 28 (9), 2443. </w:t>
      </w:r>
    </w:p>
    <w:p w14:paraId="175714F3" w14:textId="77777777" w:rsidR="00576FAD" w:rsidRPr="007027E9" w:rsidRDefault="00576FAD" w:rsidP="007027E9">
      <w:pPr>
        <w:pStyle w:val="NormalWeb"/>
        <w:spacing w:before="0" w:beforeAutospacing="0" w:after="200" w:afterAutospacing="0"/>
        <w:ind w:left="288" w:hanging="288"/>
        <w:rPr>
          <w:sz w:val="22"/>
          <w:szCs w:val="22"/>
        </w:rPr>
      </w:pPr>
      <w:r w:rsidRPr="00576FAD">
        <w:rPr>
          <w:sz w:val="22"/>
          <w:szCs w:val="22"/>
        </w:rPr>
        <w:t xml:space="preserve">Budd, A. P., D. E. Wentworth, L. Blanton, A. I. A. </w:t>
      </w:r>
      <w:proofErr w:type="spellStart"/>
      <w:r w:rsidRPr="00576FAD">
        <w:rPr>
          <w:sz w:val="22"/>
          <w:szCs w:val="22"/>
        </w:rPr>
        <w:t>Elal</w:t>
      </w:r>
      <w:proofErr w:type="spellEnd"/>
      <w:r w:rsidRPr="00576FAD">
        <w:rPr>
          <w:sz w:val="22"/>
          <w:szCs w:val="22"/>
        </w:rPr>
        <w:t xml:space="preserve">, N. Alabi, J. Barnes, L. Brammer, E. Burns, C. N. Cummings, T. Davis, B. Flannery, A. M. Fry, S. Garg, R. Garten, L. </w:t>
      </w:r>
      <w:proofErr w:type="spellStart"/>
      <w:r w:rsidRPr="00576FAD">
        <w:rPr>
          <w:sz w:val="22"/>
          <w:szCs w:val="22"/>
        </w:rPr>
        <w:t>Gubareva</w:t>
      </w:r>
      <w:proofErr w:type="spellEnd"/>
      <w:r w:rsidRPr="00576FAD">
        <w:rPr>
          <w:sz w:val="22"/>
          <w:szCs w:val="22"/>
        </w:rPr>
        <w:t xml:space="preserve">, Y. Jang, K. </w:t>
      </w:r>
      <w:proofErr w:type="spellStart"/>
      <w:r w:rsidRPr="00576FAD">
        <w:rPr>
          <w:sz w:val="22"/>
          <w:szCs w:val="22"/>
        </w:rPr>
        <w:t>Kniss</w:t>
      </w:r>
      <w:proofErr w:type="spellEnd"/>
      <w:r w:rsidRPr="00576FAD">
        <w:rPr>
          <w:sz w:val="22"/>
          <w:szCs w:val="22"/>
        </w:rPr>
        <w:t xml:space="preserve">, N. Kramer1, S. Lindstrom, D. </w:t>
      </w:r>
      <w:proofErr w:type="spellStart"/>
      <w:r w:rsidRPr="00576FAD">
        <w:rPr>
          <w:sz w:val="22"/>
          <w:szCs w:val="22"/>
        </w:rPr>
        <w:t>Mustaquim</w:t>
      </w:r>
      <w:proofErr w:type="spellEnd"/>
      <w:r w:rsidRPr="00576FAD">
        <w:rPr>
          <w:sz w:val="22"/>
          <w:szCs w:val="22"/>
        </w:rPr>
        <w:t xml:space="preserve">, A. </w:t>
      </w:r>
      <w:proofErr w:type="spellStart"/>
      <w:r w:rsidRPr="00576FAD">
        <w:rPr>
          <w:sz w:val="22"/>
          <w:szCs w:val="22"/>
        </w:rPr>
        <w:t>OHalloran</w:t>
      </w:r>
      <w:proofErr w:type="spellEnd"/>
      <w:r w:rsidRPr="00576FAD">
        <w:rPr>
          <w:sz w:val="22"/>
          <w:szCs w:val="22"/>
        </w:rPr>
        <w:t>, S. J. Olsen, W. Sessions, C. Taylor, X. Xu, V. G. Dugan, J. Katz</w:t>
      </w:r>
      <w:r w:rsidRPr="007027E9">
        <w:rPr>
          <w:sz w:val="22"/>
          <w:szCs w:val="22"/>
        </w:rPr>
        <w:t xml:space="preserve">, and D. Jernigan (2018), MMWR </w:t>
      </w:r>
      <w:proofErr w:type="spellStart"/>
      <w:r w:rsidRPr="007027E9">
        <w:rPr>
          <w:sz w:val="22"/>
          <w:szCs w:val="22"/>
        </w:rPr>
        <w:t>Morb</w:t>
      </w:r>
      <w:proofErr w:type="spellEnd"/>
      <w:r w:rsidRPr="007027E9">
        <w:rPr>
          <w:sz w:val="22"/>
          <w:szCs w:val="22"/>
        </w:rPr>
        <w:t xml:space="preserve"> Mortal </w:t>
      </w:r>
      <w:proofErr w:type="spellStart"/>
      <w:r w:rsidRPr="007027E9">
        <w:rPr>
          <w:sz w:val="22"/>
          <w:szCs w:val="22"/>
        </w:rPr>
        <w:t>Wkly</w:t>
      </w:r>
      <w:proofErr w:type="spellEnd"/>
      <w:r w:rsidRPr="007027E9">
        <w:rPr>
          <w:sz w:val="22"/>
          <w:szCs w:val="22"/>
        </w:rPr>
        <w:t xml:space="preserve"> Rep 2018 (67), 169. </w:t>
      </w:r>
    </w:p>
    <w:p w14:paraId="02CB68CD"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CDC, U. (2018), “Estimated influenza illnesses, medical visits, hospitalizations, and deaths in the united states 20172018 influenza season — </w:t>
      </w:r>
      <w:proofErr w:type="spellStart"/>
      <w:r w:rsidRPr="007027E9">
        <w:rPr>
          <w:sz w:val="22"/>
          <w:szCs w:val="22"/>
        </w:rPr>
        <w:t>cdc</w:t>
      </w:r>
      <w:proofErr w:type="spellEnd"/>
      <w:r w:rsidRPr="007027E9">
        <w:rPr>
          <w:sz w:val="22"/>
          <w:szCs w:val="22"/>
        </w:rPr>
        <w:t xml:space="preserve">,” . </w:t>
      </w:r>
    </w:p>
    <w:p w14:paraId="50802EA1" w14:textId="77777777" w:rsidR="00576FAD" w:rsidRPr="007027E9" w:rsidRDefault="00576FAD" w:rsidP="007027E9">
      <w:pPr>
        <w:pStyle w:val="NormalWeb"/>
        <w:spacing w:before="0" w:beforeAutospacing="0" w:after="200" w:afterAutospacing="0"/>
        <w:ind w:left="288" w:hanging="288"/>
        <w:rPr>
          <w:sz w:val="22"/>
          <w:szCs w:val="22"/>
        </w:rPr>
      </w:pPr>
      <w:proofErr w:type="spellStart"/>
      <w:r w:rsidRPr="007027E9">
        <w:rPr>
          <w:sz w:val="22"/>
          <w:szCs w:val="22"/>
        </w:rPr>
        <w:t>Dudas</w:t>
      </w:r>
      <w:proofErr w:type="spellEnd"/>
      <w:r w:rsidRPr="007027E9">
        <w:rPr>
          <w:sz w:val="22"/>
          <w:szCs w:val="22"/>
        </w:rPr>
        <w:t xml:space="preserve">, G., T. Bedford, S. Lycett, and A. </w:t>
      </w:r>
      <w:proofErr w:type="spellStart"/>
      <w:r w:rsidRPr="007027E9">
        <w:rPr>
          <w:sz w:val="22"/>
          <w:szCs w:val="22"/>
        </w:rPr>
        <w:t>Rambaut</w:t>
      </w:r>
      <w:proofErr w:type="spellEnd"/>
      <w:r w:rsidRPr="007027E9">
        <w:rPr>
          <w:sz w:val="22"/>
          <w:szCs w:val="22"/>
        </w:rPr>
        <w:t xml:space="preserve"> (2015), Molecular Biology and Evolution 32 (1), 162. </w:t>
      </w:r>
    </w:p>
    <w:p w14:paraId="6089AC22"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Elbe, S., and G. Buckland-Merrett (2017), Global Challenges 1 (1), 33. </w:t>
      </w:r>
    </w:p>
    <w:p w14:paraId="1C9D766F"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Garten, R., L. Blanton, A. I. A. </w:t>
      </w:r>
      <w:proofErr w:type="spellStart"/>
      <w:r w:rsidRPr="007027E9">
        <w:rPr>
          <w:sz w:val="22"/>
          <w:szCs w:val="22"/>
        </w:rPr>
        <w:t>Elal</w:t>
      </w:r>
      <w:proofErr w:type="spellEnd"/>
      <w:r w:rsidRPr="007027E9">
        <w:rPr>
          <w:sz w:val="22"/>
          <w:szCs w:val="22"/>
        </w:rPr>
        <w:t xml:space="preserve">, N. Alabi, J. Barnes, M. Biggerstaff, L. Brammer, A. P. Budd, E. Burns, C. N. Cummings, </w:t>
      </w:r>
      <w:r w:rsidRPr="007027E9">
        <w:rPr>
          <w:i/>
          <w:iCs/>
          <w:sz w:val="22"/>
          <w:szCs w:val="22"/>
        </w:rPr>
        <w:t xml:space="preserve">et al. </w:t>
      </w:r>
      <w:r w:rsidRPr="007027E9">
        <w:rPr>
          <w:sz w:val="22"/>
          <w:szCs w:val="22"/>
        </w:rPr>
        <w:t xml:space="preserve">(2018), Morbidity and Mortality Weekly Report 67 (22), 634. </w:t>
      </w:r>
    </w:p>
    <w:p w14:paraId="5FD5513F"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Garten, R. J., C. T. Davis, C. A. Russell, B. Shu, S. Lindstrom, A. </w:t>
      </w:r>
      <w:proofErr w:type="spellStart"/>
      <w:r w:rsidRPr="007027E9">
        <w:rPr>
          <w:sz w:val="22"/>
          <w:szCs w:val="22"/>
        </w:rPr>
        <w:t>Balish</w:t>
      </w:r>
      <w:proofErr w:type="spellEnd"/>
      <w:r w:rsidRPr="007027E9">
        <w:rPr>
          <w:sz w:val="22"/>
          <w:szCs w:val="22"/>
        </w:rPr>
        <w:t xml:space="preserve">, W. M. Sessions, X. Xu, E. </w:t>
      </w:r>
      <w:proofErr w:type="spellStart"/>
      <w:r w:rsidRPr="007027E9">
        <w:rPr>
          <w:sz w:val="22"/>
          <w:szCs w:val="22"/>
        </w:rPr>
        <w:t>Skepner</w:t>
      </w:r>
      <w:proofErr w:type="spellEnd"/>
      <w:r w:rsidRPr="007027E9">
        <w:rPr>
          <w:sz w:val="22"/>
          <w:szCs w:val="22"/>
        </w:rPr>
        <w:t xml:space="preserve">, V. </w:t>
      </w:r>
      <w:proofErr w:type="spellStart"/>
      <w:r w:rsidRPr="007027E9">
        <w:rPr>
          <w:sz w:val="22"/>
          <w:szCs w:val="22"/>
        </w:rPr>
        <w:t>Deyde</w:t>
      </w:r>
      <w:proofErr w:type="spellEnd"/>
      <w:r w:rsidRPr="007027E9">
        <w:rPr>
          <w:sz w:val="22"/>
          <w:szCs w:val="22"/>
        </w:rPr>
        <w:t xml:space="preserve">, M. </w:t>
      </w:r>
      <w:proofErr w:type="spellStart"/>
      <w:r w:rsidRPr="007027E9">
        <w:rPr>
          <w:sz w:val="22"/>
          <w:szCs w:val="22"/>
        </w:rPr>
        <w:t>Okomo-Adhiambo</w:t>
      </w:r>
      <w:proofErr w:type="spellEnd"/>
      <w:r w:rsidRPr="007027E9">
        <w:rPr>
          <w:sz w:val="22"/>
          <w:szCs w:val="22"/>
        </w:rPr>
        <w:t xml:space="preserve">, L. </w:t>
      </w:r>
      <w:proofErr w:type="spellStart"/>
      <w:r w:rsidRPr="007027E9">
        <w:rPr>
          <w:sz w:val="22"/>
          <w:szCs w:val="22"/>
        </w:rPr>
        <w:t>Gubareva</w:t>
      </w:r>
      <w:proofErr w:type="spellEnd"/>
      <w:r w:rsidRPr="007027E9">
        <w:rPr>
          <w:sz w:val="22"/>
          <w:szCs w:val="22"/>
        </w:rPr>
        <w:t xml:space="preserve">, J. Barnes, C. B. Smith, S. L. Emery, M. J. Hillman, P. </w:t>
      </w:r>
      <w:proofErr w:type="spellStart"/>
      <w:r w:rsidRPr="007027E9">
        <w:rPr>
          <w:sz w:val="22"/>
          <w:szCs w:val="22"/>
        </w:rPr>
        <w:t>Rivailler</w:t>
      </w:r>
      <w:proofErr w:type="spellEnd"/>
      <w:r w:rsidRPr="007027E9">
        <w:rPr>
          <w:sz w:val="22"/>
          <w:szCs w:val="22"/>
        </w:rPr>
        <w:t xml:space="preserve">, J. Smagala, M. d. Graaf, D. F. Burke, R. A. M. </w:t>
      </w:r>
      <w:proofErr w:type="spellStart"/>
      <w:r w:rsidRPr="007027E9">
        <w:rPr>
          <w:sz w:val="22"/>
          <w:szCs w:val="22"/>
        </w:rPr>
        <w:t>Fouchier</w:t>
      </w:r>
      <w:proofErr w:type="spellEnd"/>
      <w:r w:rsidRPr="007027E9">
        <w:rPr>
          <w:sz w:val="22"/>
          <w:szCs w:val="22"/>
        </w:rPr>
        <w:t xml:space="preserve">, C. Pappas, C. M. </w:t>
      </w:r>
      <w:proofErr w:type="spellStart"/>
      <w:r w:rsidRPr="007027E9">
        <w:rPr>
          <w:sz w:val="22"/>
          <w:szCs w:val="22"/>
        </w:rPr>
        <w:t>Alpuche</w:t>
      </w:r>
      <w:proofErr w:type="spellEnd"/>
      <w:r w:rsidRPr="007027E9">
        <w:rPr>
          <w:sz w:val="22"/>
          <w:szCs w:val="22"/>
        </w:rPr>
        <w:t xml:space="preserve">-Aranda, H. </w:t>
      </w:r>
      <w:proofErr w:type="spellStart"/>
      <w:r w:rsidRPr="007027E9">
        <w:rPr>
          <w:sz w:val="22"/>
          <w:szCs w:val="22"/>
        </w:rPr>
        <w:t>Lpez-Gatell</w:t>
      </w:r>
      <w:proofErr w:type="spellEnd"/>
      <w:r w:rsidRPr="007027E9">
        <w:rPr>
          <w:sz w:val="22"/>
          <w:szCs w:val="22"/>
        </w:rPr>
        <w:t xml:space="preserve">, H. Olivera, I. </w:t>
      </w:r>
      <w:proofErr w:type="spellStart"/>
      <w:r w:rsidRPr="007027E9">
        <w:rPr>
          <w:sz w:val="22"/>
          <w:szCs w:val="22"/>
        </w:rPr>
        <w:t>Lpez</w:t>
      </w:r>
      <w:proofErr w:type="spellEnd"/>
      <w:r w:rsidRPr="007027E9">
        <w:rPr>
          <w:sz w:val="22"/>
          <w:szCs w:val="22"/>
        </w:rPr>
        <w:t xml:space="preserve">, C. A. Myers, D. </w:t>
      </w:r>
      <w:proofErr w:type="spellStart"/>
      <w:r w:rsidRPr="007027E9">
        <w:rPr>
          <w:sz w:val="22"/>
          <w:szCs w:val="22"/>
        </w:rPr>
        <w:t>Faix</w:t>
      </w:r>
      <w:proofErr w:type="spellEnd"/>
      <w:r w:rsidRPr="007027E9">
        <w:rPr>
          <w:sz w:val="22"/>
          <w:szCs w:val="22"/>
        </w:rPr>
        <w:t xml:space="preserve">, P. J. Blair, C. Yu, K. M. Keene, P. D. Dotson, D. </w:t>
      </w:r>
      <w:proofErr w:type="spellStart"/>
      <w:r w:rsidRPr="007027E9">
        <w:rPr>
          <w:sz w:val="22"/>
          <w:szCs w:val="22"/>
        </w:rPr>
        <w:t>Boxrud</w:t>
      </w:r>
      <w:proofErr w:type="spellEnd"/>
      <w:r w:rsidRPr="007027E9">
        <w:rPr>
          <w:sz w:val="22"/>
          <w:szCs w:val="22"/>
        </w:rPr>
        <w:t xml:space="preserve">, A. R. </w:t>
      </w:r>
      <w:proofErr w:type="spellStart"/>
      <w:r w:rsidRPr="007027E9">
        <w:rPr>
          <w:sz w:val="22"/>
          <w:szCs w:val="22"/>
        </w:rPr>
        <w:t>Sambol</w:t>
      </w:r>
      <w:proofErr w:type="spellEnd"/>
      <w:r w:rsidRPr="007027E9">
        <w:rPr>
          <w:sz w:val="22"/>
          <w:szCs w:val="22"/>
        </w:rPr>
        <w:t xml:space="preserve">, S. H. </w:t>
      </w:r>
      <w:proofErr w:type="spellStart"/>
      <w:r w:rsidRPr="007027E9">
        <w:rPr>
          <w:sz w:val="22"/>
          <w:szCs w:val="22"/>
        </w:rPr>
        <w:t>Abid</w:t>
      </w:r>
      <w:proofErr w:type="spellEnd"/>
      <w:r w:rsidRPr="007027E9">
        <w:rPr>
          <w:sz w:val="22"/>
          <w:szCs w:val="22"/>
        </w:rPr>
        <w:t xml:space="preserve">, K. S. George, T. Bannerman, A. L. Moore, D. J. Stringer, P. Blevins, G. J. </w:t>
      </w:r>
      <w:proofErr w:type="spellStart"/>
      <w:r w:rsidRPr="007027E9">
        <w:rPr>
          <w:sz w:val="22"/>
          <w:szCs w:val="22"/>
        </w:rPr>
        <w:t>Demmler</w:t>
      </w:r>
      <w:proofErr w:type="spellEnd"/>
      <w:r w:rsidRPr="007027E9">
        <w:rPr>
          <w:sz w:val="22"/>
          <w:szCs w:val="22"/>
        </w:rPr>
        <w:t xml:space="preserve">-Harrison, M. Ginsberg, P. </w:t>
      </w:r>
      <w:proofErr w:type="spellStart"/>
      <w:r w:rsidRPr="007027E9">
        <w:rPr>
          <w:sz w:val="22"/>
          <w:szCs w:val="22"/>
        </w:rPr>
        <w:t>Kriner</w:t>
      </w:r>
      <w:proofErr w:type="spellEnd"/>
      <w:r w:rsidRPr="007027E9">
        <w:rPr>
          <w:sz w:val="22"/>
          <w:szCs w:val="22"/>
        </w:rPr>
        <w:t xml:space="preserve">, S. Waterman, S. </w:t>
      </w:r>
      <w:proofErr w:type="spellStart"/>
      <w:r w:rsidRPr="007027E9">
        <w:rPr>
          <w:sz w:val="22"/>
          <w:szCs w:val="22"/>
        </w:rPr>
        <w:t>Smole</w:t>
      </w:r>
      <w:proofErr w:type="spellEnd"/>
      <w:r w:rsidRPr="007027E9">
        <w:rPr>
          <w:sz w:val="22"/>
          <w:szCs w:val="22"/>
        </w:rPr>
        <w:t xml:space="preserve">, H. F. Guevara, E. A. </w:t>
      </w:r>
      <w:proofErr w:type="spellStart"/>
      <w:r w:rsidRPr="007027E9">
        <w:rPr>
          <w:sz w:val="22"/>
          <w:szCs w:val="22"/>
        </w:rPr>
        <w:t>Belongia</w:t>
      </w:r>
      <w:proofErr w:type="spellEnd"/>
      <w:r w:rsidRPr="007027E9">
        <w:rPr>
          <w:sz w:val="22"/>
          <w:szCs w:val="22"/>
        </w:rPr>
        <w:t xml:space="preserve">, P. A. Clark, S. T. Beatrice, R. </w:t>
      </w:r>
      <w:proofErr w:type="spellStart"/>
      <w:r w:rsidRPr="007027E9">
        <w:rPr>
          <w:sz w:val="22"/>
          <w:szCs w:val="22"/>
        </w:rPr>
        <w:t>Donis</w:t>
      </w:r>
      <w:proofErr w:type="spellEnd"/>
      <w:r w:rsidRPr="007027E9">
        <w:rPr>
          <w:sz w:val="22"/>
          <w:szCs w:val="22"/>
        </w:rPr>
        <w:t xml:space="preserve">, J. Katz, L. </w:t>
      </w:r>
      <w:proofErr w:type="spellStart"/>
      <w:r w:rsidRPr="007027E9">
        <w:rPr>
          <w:sz w:val="22"/>
          <w:szCs w:val="22"/>
        </w:rPr>
        <w:t>Finelli</w:t>
      </w:r>
      <w:proofErr w:type="spellEnd"/>
      <w:r w:rsidRPr="007027E9">
        <w:rPr>
          <w:sz w:val="22"/>
          <w:szCs w:val="22"/>
        </w:rPr>
        <w:t xml:space="preserve">, C. B. Bridges, M. Shaw, D. B. Jernigan, T. M. </w:t>
      </w:r>
      <w:proofErr w:type="spellStart"/>
      <w:r w:rsidRPr="007027E9">
        <w:rPr>
          <w:sz w:val="22"/>
          <w:szCs w:val="22"/>
        </w:rPr>
        <w:t>Uyeki</w:t>
      </w:r>
      <w:proofErr w:type="spellEnd"/>
      <w:r w:rsidRPr="007027E9">
        <w:rPr>
          <w:sz w:val="22"/>
          <w:szCs w:val="22"/>
        </w:rPr>
        <w:t xml:space="preserve">, D. J. Smith, A. I. </w:t>
      </w:r>
      <w:proofErr w:type="spellStart"/>
      <w:r w:rsidRPr="007027E9">
        <w:rPr>
          <w:sz w:val="22"/>
          <w:szCs w:val="22"/>
        </w:rPr>
        <w:t>Klimov</w:t>
      </w:r>
      <w:proofErr w:type="spellEnd"/>
      <w:r w:rsidRPr="007027E9">
        <w:rPr>
          <w:sz w:val="22"/>
          <w:szCs w:val="22"/>
        </w:rPr>
        <w:t xml:space="preserve">, and N. J. Cox (2009), Science 10.1126/science.1176225. </w:t>
      </w:r>
    </w:p>
    <w:p w14:paraId="159ABE53"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Hadfield, J., C. </w:t>
      </w:r>
      <w:proofErr w:type="spellStart"/>
      <w:r w:rsidRPr="007027E9">
        <w:rPr>
          <w:sz w:val="22"/>
          <w:szCs w:val="22"/>
        </w:rPr>
        <w:t>Megill</w:t>
      </w:r>
      <w:proofErr w:type="spellEnd"/>
      <w:r w:rsidRPr="007027E9">
        <w:rPr>
          <w:sz w:val="22"/>
          <w:szCs w:val="22"/>
        </w:rPr>
        <w:t xml:space="preserve">, S. M. Bell, J. Huddleston, B. Potter, C. </w:t>
      </w:r>
      <w:proofErr w:type="spellStart"/>
      <w:r w:rsidRPr="007027E9">
        <w:rPr>
          <w:sz w:val="22"/>
          <w:szCs w:val="22"/>
        </w:rPr>
        <w:t>Callender</w:t>
      </w:r>
      <w:proofErr w:type="spellEnd"/>
      <w:r w:rsidRPr="007027E9">
        <w:rPr>
          <w:sz w:val="22"/>
          <w:szCs w:val="22"/>
        </w:rPr>
        <w:t xml:space="preserve">, P. </w:t>
      </w:r>
      <w:proofErr w:type="spellStart"/>
      <w:r w:rsidRPr="007027E9">
        <w:rPr>
          <w:sz w:val="22"/>
          <w:szCs w:val="22"/>
        </w:rPr>
        <w:t>Sagulenko</w:t>
      </w:r>
      <w:proofErr w:type="spellEnd"/>
      <w:r w:rsidRPr="007027E9">
        <w:rPr>
          <w:sz w:val="22"/>
          <w:szCs w:val="22"/>
        </w:rPr>
        <w:t xml:space="preserve">, T. Bedford, and R. A. </w:t>
      </w:r>
      <w:proofErr w:type="spellStart"/>
      <w:r w:rsidRPr="007027E9">
        <w:rPr>
          <w:sz w:val="22"/>
          <w:szCs w:val="22"/>
        </w:rPr>
        <w:t>Neher</w:t>
      </w:r>
      <w:proofErr w:type="spellEnd"/>
      <w:r w:rsidRPr="007027E9">
        <w:rPr>
          <w:sz w:val="22"/>
          <w:szCs w:val="22"/>
        </w:rPr>
        <w:t xml:space="preserve"> (2018), Bioinformatics 10.1093/bioinformatics/bty407. </w:t>
      </w:r>
    </w:p>
    <w:p w14:paraId="6C8420DC" w14:textId="77777777" w:rsidR="007027E9" w:rsidRDefault="00576FAD" w:rsidP="007027E9">
      <w:pPr>
        <w:pStyle w:val="NormalWeb"/>
        <w:spacing w:before="0" w:beforeAutospacing="0" w:after="200" w:afterAutospacing="0"/>
        <w:ind w:left="288" w:hanging="288"/>
        <w:rPr>
          <w:sz w:val="22"/>
          <w:szCs w:val="22"/>
        </w:rPr>
      </w:pPr>
      <w:r w:rsidRPr="007027E9">
        <w:rPr>
          <w:sz w:val="22"/>
          <w:szCs w:val="22"/>
        </w:rPr>
        <w:t>Hay, A. J., V. Gregory, A. R. Douglas, and Y. P. Lin (2001), Philo</w:t>
      </w:r>
      <w:r w:rsidR="007027E9" w:rsidRPr="007027E9">
        <w:rPr>
          <w:sz w:val="22"/>
          <w:szCs w:val="22"/>
        </w:rPr>
        <w:t>sophical Transactions of the Royal Society of London. Series B 356 (1416), 1861.</w:t>
      </w:r>
    </w:p>
    <w:p w14:paraId="23ED864B"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Hirst, G. K. (1942), J </w:t>
      </w:r>
      <w:proofErr w:type="spellStart"/>
      <w:r w:rsidRPr="007027E9">
        <w:rPr>
          <w:sz w:val="22"/>
          <w:szCs w:val="22"/>
        </w:rPr>
        <w:t>Exp</w:t>
      </w:r>
      <w:proofErr w:type="spellEnd"/>
      <w:r w:rsidRPr="007027E9">
        <w:rPr>
          <w:sz w:val="22"/>
          <w:szCs w:val="22"/>
        </w:rPr>
        <w:t xml:space="preserve"> Med 75 (1), 49.</w:t>
      </w:r>
    </w:p>
    <w:p w14:paraId="6A45B426"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Holmes, E. C., E. </w:t>
      </w:r>
      <w:proofErr w:type="spellStart"/>
      <w:r w:rsidRPr="007027E9">
        <w:rPr>
          <w:sz w:val="22"/>
          <w:szCs w:val="22"/>
        </w:rPr>
        <w:t>Ghedin</w:t>
      </w:r>
      <w:proofErr w:type="spellEnd"/>
      <w:r w:rsidRPr="007027E9">
        <w:rPr>
          <w:sz w:val="22"/>
          <w:szCs w:val="22"/>
        </w:rPr>
        <w:t xml:space="preserve">, N. Miller, J. Taylor, Y. Bao, K. St George, </w:t>
      </w:r>
    </w:p>
    <w:p w14:paraId="0F1D0BE5"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B. T. Grenfell, S. L. </w:t>
      </w:r>
      <w:proofErr w:type="spellStart"/>
      <w:r w:rsidRPr="007027E9">
        <w:rPr>
          <w:sz w:val="22"/>
          <w:szCs w:val="22"/>
        </w:rPr>
        <w:t>Salzberg</w:t>
      </w:r>
      <w:proofErr w:type="spellEnd"/>
      <w:r w:rsidRPr="007027E9">
        <w:rPr>
          <w:sz w:val="22"/>
          <w:szCs w:val="22"/>
        </w:rPr>
        <w:t xml:space="preserve">, C. M. Fraser, D. J. Lipman, </w:t>
      </w:r>
      <w:r w:rsidRPr="007027E9">
        <w:rPr>
          <w:i/>
          <w:iCs/>
          <w:sz w:val="22"/>
          <w:szCs w:val="22"/>
        </w:rPr>
        <w:t xml:space="preserve">et al. </w:t>
      </w:r>
      <w:r w:rsidRPr="007027E9">
        <w:rPr>
          <w:sz w:val="22"/>
          <w:szCs w:val="22"/>
        </w:rPr>
        <w:t xml:space="preserve">(2005), </w:t>
      </w:r>
      <w:proofErr w:type="spellStart"/>
      <w:r w:rsidRPr="007027E9">
        <w:rPr>
          <w:sz w:val="22"/>
          <w:szCs w:val="22"/>
        </w:rPr>
        <w:t>PLoS</w:t>
      </w:r>
      <w:proofErr w:type="spellEnd"/>
      <w:r w:rsidRPr="007027E9">
        <w:rPr>
          <w:sz w:val="22"/>
          <w:szCs w:val="22"/>
        </w:rPr>
        <w:t xml:space="preserve"> </w:t>
      </w:r>
      <w:proofErr w:type="spellStart"/>
      <w:r w:rsidRPr="007027E9">
        <w:rPr>
          <w:sz w:val="22"/>
          <w:szCs w:val="22"/>
        </w:rPr>
        <w:t>Biol</w:t>
      </w:r>
      <w:proofErr w:type="spellEnd"/>
      <w:r w:rsidRPr="007027E9">
        <w:rPr>
          <w:sz w:val="22"/>
          <w:szCs w:val="22"/>
        </w:rPr>
        <w:t xml:space="preserve"> 3 (9), e300.</w:t>
      </w:r>
    </w:p>
    <w:p w14:paraId="685E0DDB"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Huang, Q. S., D. </w:t>
      </w:r>
      <w:proofErr w:type="spellStart"/>
      <w:r w:rsidRPr="007027E9">
        <w:rPr>
          <w:sz w:val="22"/>
          <w:szCs w:val="22"/>
        </w:rPr>
        <w:t>Bandaranayake</w:t>
      </w:r>
      <w:proofErr w:type="spellEnd"/>
      <w:r w:rsidRPr="007027E9">
        <w:rPr>
          <w:sz w:val="22"/>
          <w:szCs w:val="22"/>
        </w:rPr>
        <w:t xml:space="preserve">, T. Wood, E. C. Newbern, R. Seeds, </w:t>
      </w:r>
    </w:p>
    <w:p w14:paraId="7B467734"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lastRenderedPageBreak/>
        <w:t xml:space="preserve">J. Ralston, B. Waite, A. </w:t>
      </w:r>
      <w:proofErr w:type="spellStart"/>
      <w:r w:rsidRPr="007027E9">
        <w:rPr>
          <w:sz w:val="22"/>
          <w:szCs w:val="22"/>
        </w:rPr>
        <w:t>Bissielo</w:t>
      </w:r>
      <w:proofErr w:type="spellEnd"/>
      <w:r w:rsidRPr="007027E9">
        <w:rPr>
          <w:sz w:val="22"/>
          <w:szCs w:val="22"/>
        </w:rPr>
        <w:t xml:space="preserve">, N. Prasad, A. Todd, L. </w:t>
      </w:r>
      <w:proofErr w:type="spellStart"/>
      <w:r w:rsidRPr="007027E9">
        <w:rPr>
          <w:sz w:val="22"/>
          <w:szCs w:val="22"/>
        </w:rPr>
        <w:t>Jelley</w:t>
      </w:r>
      <w:proofErr w:type="spellEnd"/>
      <w:r w:rsidRPr="007027E9">
        <w:rPr>
          <w:sz w:val="22"/>
          <w:szCs w:val="22"/>
        </w:rPr>
        <w:t xml:space="preserve">, W. Gunn, A. McNicholas, T. Metz, S. Lawrence, E. Collis, A. </w:t>
      </w:r>
      <w:proofErr w:type="spellStart"/>
      <w:r w:rsidRPr="007027E9">
        <w:rPr>
          <w:sz w:val="22"/>
          <w:szCs w:val="22"/>
        </w:rPr>
        <w:t>Retter</w:t>
      </w:r>
      <w:proofErr w:type="spellEnd"/>
      <w:r w:rsidRPr="007027E9">
        <w:rPr>
          <w:sz w:val="22"/>
          <w:szCs w:val="22"/>
        </w:rPr>
        <w:t xml:space="preserve">, S.-S. Wong, R. Webby, J. </w:t>
      </w:r>
      <w:proofErr w:type="spellStart"/>
      <w:r w:rsidRPr="007027E9">
        <w:rPr>
          <w:sz w:val="22"/>
          <w:szCs w:val="22"/>
        </w:rPr>
        <w:t>Bocacao</w:t>
      </w:r>
      <w:proofErr w:type="spellEnd"/>
      <w:r w:rsidRPr="007027E9">
        <w:rPr>
          <w:sz w:val="22"/>
          <w:szCs w:val="22"/>
        </w:rPr>
        <w:t xml:space="preserve">, J. </w:t>
      </w:r>
      <w:proofErr w:type="spellStart"/>
      <w:r w:rsidRPr="007027E9">
        <w:rPr>
          <w:sz w:val="22"/>
          <w:szCs w:val="22"/>
        </w:rPr>
        <w:t>Haubrock</w:t>
      </w:r>
      <w:proofErr w:type="spellEnd"/>
      <w:r w:rsidRPr="007027E9">
        <w:rPr>
          <w:sz w:val="22"/>
          <w:szCs w:val="22"/>
        </w:rPr>
        <w:t xml:space="preserve">, G. </w:t>
      </w:r>
      <w:proofErr w:type="spellStart"/>
      <w:r w:rsidRPr="007027E9">
        <w:rPr>
          <w:sz w:val="22"/>
          <w:szCs w:val="22"/>
        </w:rPr>
        <w:t>Mackereth</w:t>
      </w:r>
      <w:proofErr w:type="spellEnd"/>
      <w:r w:rsidRPr="007027E9">
        <w:rPr>
          <w:sz w:val="22"/>
          <w:szCs w:val="22"/>
        </w:rPr>
        <w:t>, N. Turner, B. McArdle, J. Cameron, G. Reynolds, M. G. Baker, C. C. Grant, C. McArthur, S. Roberts, A. Trenholme, C. Wong, S. Taylor, P. Thomas, J. Duque, D. Gross, M. G. Thompson, M.-A. Widdowson, and SHIVERS investigation team (2018), The Journal of Infectious Diseases 10.1093/</w:t>
      </w:r>
      <w:proofErr w:type="spellStart"/>
      <w:r w:rsidRPr="007027E9">
        <w:rPr>
          <w:sz w:val="22"/>
          <w:szCs w:val="22"/>
        </w:rPr>
        <w:t>infdis</w:t>
      </w:r>
      <w:proofErr w:type="spellEnd"/>
      <w:r w:rsidRPr="007027E9">
        <w:rPr>
          <w:sz w:val="22"/>
          <w:szCs w:val="22"/>
        </w:rPr>
        <w:t xml:space="preserve">/jiy443. </w:t>
      </w:r>
    </w:p>
    <w:p w14:paraId="5957EE44"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Iuliano</w:t>
      </w:r>
      <w:proofErr w:type="spellEnd"/>
      <w:r w:rsidRPr="007027E9">
        <w:rPr>
          <w:sz w:val="22"/>
          <w:szCs w:val="22"/>
        </w:rPr>
        <w:t xml:space="preserve">, A. D., K. M. </w:t>
      </w:r>
      <w:proofErr w:type="spellStart"/>
      <w:r w:rsidRPr="007027E9">
        <w:rPr>
          <w:sz w:val="22"/>
          <w:szCs w:val="22"/>
        </w:rPr>
        <w:t>Roguski</w:t>
      </w:r>
      <w:proofErr w:type="spellEnd"/>
      <w:r w:rsidRPr="007027E9">
        <w:rPr>
          <w:sz w:val="22"/>
          <w:szCs w:val="22"/>
        </w:rPr>
        <w:t xml:space="preserve">, H. H. Chang, D. J. </w:t>
      </w:r>
      <w:proofErr w:type="spellStart"/>
      <w:r w:rsidRPr="007027E9">
        <w:rPr>
          <w:sz w:val="22"/>
          <w:szCs w:val="22"/>
        </w:rPr>
        <w:t>Muscatello</w:t>
      </w:r>
      <w:proofErr w:type="spellEnd"/>
      <w:r w:rsidRPr="007027E9">
        <w:rPr>
          <w:sz w:val="22"/>
          <w:szCs w:val="22"/>
        </w:rPr>
        <w:t xml:space="preserve">, R. </w:t>
      </w:r>
      <w:proofErr w:type="spellStart"/>
      <w:r w:rsidRPr="007027E9">
        <w:rPr>
          <w:sz w:val="22"/>
          <w:szCs w:val="22"/>
        </w:rPr>
        <w:t>Palekar</w:t>
      </w:r>
      <w:proofErr w:type="spellEnd"/>
      <w:r w:rsidRPr="007027E9">
        <w:rPr>
          <w:sz w:val="22"/>
          <w:szCs w:val="22"/>
        </w:rPr>
        <w:t xml:space="preserve">, S. </w:t>
      </w:r>
      <w:proofErr w:type="spellStart"/>
      <w:r w:rsidRPr="007027E9">
        <w:rPr>
          <w:sz w:val="22"/>
          <w:szCs w:val="22"/>
        </w:rPr>
        <w:t>Tempia</w:t>
      </w:r>
      <w:proofErr w:type="spellEnd"/>
      <w:r w:rsidRPr="007027E9">
        <w:rPr>
          <w:sz w:val="22"/>
          <w:szCs w:val="22"/>
        </w:rPr>
        <w:t xml:space="preserve">, C. Cohen, J. M. Gran, D. </w:t>
      </w:r>
      <w:proofErr w:type="spellStart"/>
      <w:r w:rsidRPr="007027E9">
        <w:rPr>
          <w:sz w:val="22"/>
          <w:szCs w:val="22"/>
        </w:rPr>
        <w:t>Schanzer</w:t>
      </w:r>
      <w:proofErr w:type="spellEnd"/>
      <w:r w:rsidRPr="007027E9">
        <w:rPr>
          <w:sz w:val="22"/>
          <w:szCs w:val="22"/>
        </w:rPr>
        <w:t xml:space="preserve">, B. J. Cowling, </w:t>
      </w:r>
      <w:r w:rsidRPr="007027E9">
        <w:rPr>
          <w:i/>
          <w:iCs/>
          <w:sz w:val="22"/>
          <w:szCs w:val="22"/>
        </w:rPr>
        <w:t xml:space="preserve">et al. </w:t>
      </w:r>
      <w:r w:rsidRPr="007027E9">
        <w:rPr>
          <w:sz w:val="22"/>
          <w:szCs w:val="22"/>
        </w:rPr>
        <w:t xml:space="preserve">(2018), The Lancet 391 (10127), 1285. </w:t>
      </w:r>
    </w:p>
    <w:p w14:paraId="1D5C8198"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Katoh</w:t>
      </w:r>
      <w:proofErr w:type="spellEnd"/>
      <w:r w:rsidRPr="007027E9">
        <w:rPr>
          <w:sz w:val="22"/>
          <w:szCs w:val="22"/>
        </w:rPr>
        <w:t xml:space="preserve">, K., and D. M. </w:t>
      </w:r>
      <w:proofErr w:type="spellStart"/>
      <w:r w:rsidRPr="007027E9">
        <w:rPr>
          <w:sz w:val="22"/>
          <w:szCs w:val="22"/>
        </w:rPr>
        <w:t>Standley</w:t>
      </w:r>
      <w:proofErr w:type="spellEnd"/>
      <w:r w:rsidRPr="007027E9">
        <w:rPr>
          <w:sz w:val="22"/>
          <w:szCs w:val="22"/>
        </w:rPr>
        <w:t xml:space="preserve"> (2013), </w:t>
      </w:r>
      <w:proofErr w:type="spellStart"/>
      <w:r w:rsidRPr="007027E9">
        <w:rPr>
          <w:sz w:val="22"/>
          <w:szCs w:val="22"/>
        </w:rPr>
        <w:t>Mol</w:t>
      </w:r>
      <w:proofErr w:type="spellEnd"/>
      <w:r w:rsidRPr="007027E9">
        <w:rPr>
          <w:sz w:val="22"/>
          <w:szCs w:val="22"/>
        </w:rPr>
        <w:t xml:space="preserve"> </w:t>
      </w:r>
      <w:proofErr w:type="spellStart"/>
      <w:r w:rsidRPr="007027E9">
        <w:rPr>
          <w:sz w:val="22"/>
          <w:szCs w:val="22"/>
        </w:rPr>
        <w:t>Biol</w:t>
      </w:r>
      <w:proofErr w:type="spellEnd"/>
      <w:r w:rsidRPr="007027E9">
        <w:rPr>
          <w:sz w:val="22"/>
          <w:szCs w:val="22"/>
        </w:rPr>
        <w:t xml:space="preserve"> </w:t>
      </w:r>
      <w:proofErr w:type="spellStart"/>
      <w:r w:rsidRPr="007027E9">
        <w:rPr>
          <w:sz w:val="22"/>
          <w:szCs w:val="22"/>
        </w:rPr>
        <w:t>Evol</w:t>
      </w:r>
      <w:proofErr w:type="spellEnd"/>
      <w:r w:rsidRPr="007027E9">
        <w:rPr>
          <w:sz w:val="22"/>
          <w:szCs w:val="22"/>
        </w:rPr>
        <w:t xml:space="preserve"> 30, 772. </w:t>
      </w:r>
      <w:proofErr w:type="spellStart"/>
      <w:r w:rsidRPr="007027E9">
        <w:rPr>
          <w:sz w:val="22"/>
          <w:szCs w:val="22"/>
        </w:rPr>
        <w:t>Klingen</w:t>
      </w:r>
      <w:proofErr w:type="spellEnd"/>
      <w:r w:rsidRPr="007027E9">
        <w:rPr>
          <w:sz w:val="22"/>
          <w:szCs w:val="22"/>
        </w:rPr>
        <w:t xml:space="preserve">, T. R., S. </w:t>
      </w:r>
      <w:proofErr w:type="spellStart"/>
      <w:r w:rsidRPr="007027E9">
        <w:rPr>
          <w:sz w:val="22"/>
          <w:szCs w:val="22"/>
        </w:rPr>
        <w:t>Reimering</w:t>
      </w:r>
      <w:proofErr w:type="spellEnd"/>
      <w:r w:rsidRPr="007027E9">
        <w:rPr>
          <w:sz w:val="22"/>
          <w:szCs w:val="22"/>
        </w:rPr>
        <w:t xml:space="preserve">, C. A. </w:t>
      </w:r>
      <w:proofErr w:type="spellStart"/>
      <w:r w:rsidRPr="007027E9">
        <w:rPr>
          <w:sz w:val="22"/>
          <w:szCs w:val="22"/>
        </w:rPr>
        <w:t>Guzmn</w:t>
      </w:r>
      <w:proofErr w:type="spellEnd"/>
      <w:r w:rsidRPr="007027E9">
        <w:rPr>
          <w:sz w:val="22"/>
          <w:szCs w:val="22"/>
        </w:rPr>
        <w:t xml:space="preserve">, and A. C. </w:t>
      </w:r>
      <w:proofErr w:type="spellStart"/>
      <w:r w:rsidRPr="007027E9">
        <w:rPr>
          <w:sz w:val="22"/>
          <w:szCs w:val="22"/>
        </w:rPr>
        <w:t>McHardy</w:t>
      </w:r>
      <w:proofErr w:type="spellEnd"/>
      <w:r w:rsidRPr="007027E9">
        <w:rPr>
          <w:sz w:val="22"/>
          <w:szCs w:val="22"/>
        </w:rPr>
        <w:t xml:space="preserve"> </w:t>
      </w:r>
    </w:p>
    <w:p w14:paraId="00E4645D"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(2018), Trends in Microbiology 26 (2), 119.</w:t>
      </w:r>
      <w:r w:rsidRPr="007027E9">
        <w:rPr>
          <w:sz w:val="22"/>
          <w:szCs w:val="22"/>
        </w:rPr>
        <w:br/>
      </w:r>
      <w:proofErr w:type="spellStart"/>
      <w:r w:rsidRPr="007027E9">
        <w:rPr>
          <w:sz w:val="22"/>
          <w:szCs w:val="22"/>
        </w:rPr>
        <w:t>Koel</w:t>
      </w:r>
      <w:proofErr w:type="spellEnd"/>
      <w:r w:rsidRPr="007027E9">
        <w:rPr>
          <w:sz w:val="22"/>
          <w:szCs w:val="22"/>
        </w:rPr>
        <w:t xml:space="preserve">, B. F., D. F. Burke, T. M. </w:t>
      </w:r>
      <w:proofErr w:type="spellStart"/>
      <w:r w:rsidRPr="007027E9">
        <w:rPr>
          <w:sz w:val="22"/>
          <w:szCs w:val="22"/>
        </w:rPr>
        <w:t>Bestebroer</w:t>
      </w:r>
      <w:proofErr w:type="spellEnd"/>
      <w:r w:rsidRPr="007027E9">
        <w:rPr>
          <w:sz w:val="22"/>
          <w:szCs w:val="22"/>
        </w:rPr>
        <w:t xml:space="preserve">, S. v. d. Vliet, G. C. M. </w:t>
      </w:r>
    </w:p>
    <w:p w14:paraId="54EAE37B"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Zondag</w:t>
      </w:r>
      <w:proofErr w:type="spellEnd"/>
      <w:r w:rsidRPr="007027E9">
        <w:rPr>
          <w:sz w:val="22"/>
          <w:szCs w:val="22"/>
        </w:rPr>
        <w:t xml:space="preserve">, G. </w:t>
      </w:r>
      <w:proofErr w:type="spellStart"/>
      <w:r w:rsidRPr="007027E9">
        <w:rPr>
          <w:sz w:val="22"/>
          <w:szCs w:val="22"/>
        </w:rPr>
        <w:t>Vervaet</w:t>
      </w:r>
      <w:proofErr w:type="spellEnd"/>
      <w:r w:rsidRPr="007027E9">
        <w:rPr>
          <w:sz w:val="22"/>
          <w:szCs w:val="22"/>
        </w:rPr>
        <w:t xml:space="preserve">, E. </w:t>
      </w:r>
      <w:proofErr w:type="spellStart"/>
      <w:r w:rsidRPr="007027E9">
        <w:rPr>
          <w:sz w:val="22"/>
          <w:szCs w:val="22"/>
        </w:rPr>
        <w:t>Skepner</w:t>
      </w:r>
      <w:proofErr w:type="spellEnd"/>
      <w:r w:rsidRPr="007027E9">
        <w:rPr>
          <w:sz w:val="22"/>
          <w:szCs w:val="22"/>
        </w:rPr>
        <w:t xml:space="preserve">, N. S. Lewis, M. I. J. </w:t>
      </w:r>
      <w:proofErr w:type="spellStart"/>
      <w:r w:rsidRPr="007027E9">
        <w:rPr>
          <w:sz w:val="22"/>
          <w:szCs w:val="22"/>
        </w:rPr>
        <w:t>Spronken</w:t>
      </w:r>
      <w:proofErr w:type="spellEnd"/>
      <w:r w:rsidRPr="007027E9">
        <w:rPr>
          <w:sz w:val="22"/>
          <w:szCs w:val="22"/>
        </w:rPr>
        <w:t xml:space="preserve">, C. A. Russell, M. Y. </w:t>
      </w:r>
      <w:proofErr w:type="spellStart"/>
      <w:r w:rsidRPr="007027E9">
        <w:rPr>
          <w:sz w:val="22"/>
          <w:szCs w:val="22"/>
        </w:rPr>
        <w:t>Eropkin</w:t>
      </w:r>
      <w:proofErr w:type="spellEnd"/>
      <w:r w:rsidRPr="007027E9">
        <w:rPr>
          <w:sz w:val="22"/>
          <w:szCs w:val="22"/>
        </w:rPr>
        <w:t xml:space="preserve">, A. C. Hurt, I. G. Barr, J. C. d. Jong, G. F. </w:t>
      </w:r>
      <w:proofErr w:type="spellStart"/>
      <w:r w:rsidRPr="007027E9">
        <w:rPr>
          <w:sz w:val="22"/>
          <w:szCs w:val="22"/>
        </w:rPr>
        <w:t>Rimmelzwaan</w:t>
      </w:r>
      <w:proofErr w:type="spellEnd"/>
      <w:r w:rsidRPr="007027E9">
        <w:rPr>
          <w:sz w:val="22"/>
          <w:szCs w:val="22"/>
        </w:rPr>
        <w:t xml:space="preserve">, A. D. M. E. Osterhaus, R. A. M. </w:t>
      </w:r>
      <w:proofErr w:type="spellStart"/>
      <w:r w:rsidRPr="007027E9">
        <w:rPr>
          <w:sz w:val="22"/>
          <w:szCs w:val="22"/>
        </w:rPr>
        <w:t>Fouchier</w:t>
      </w:r>
      <w:proofErr w:type="spellEnd"/>
      <w:r w:rsidRPr="007027E9">
        <w:rPr>
          <w:sz w:val="22"/>
          <w:szCs w:val="22"/>
        </w:rPr>
        <w:t xml:space="preserve">, and D. J. Smith (2013), Science 342 (6161), 976. </w:t>
      </w:r>
    </w:p>
    <w:p w14:paraId="5225B927" w14:textId="527DB8FF"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Łuksza</w:t>
      </w:r>
      <w:proofErr w:type="spellEnd"/>
      <w:r w:rsidRPr="007027E9">
        <w:rPr>
          <w:sz w:val="22"/>
          <w:szCs w:val="22"/>
        </w:rPr>
        <w:t xml:space="preserve">, M., and M. </w:t>
      </w:r>
      <w:proofErr w:type="spellStart"/>
      <w:r w:rsidRPr="007027E9">
        <w:rPr>
          <w:sz w:val="22"/>
          <w:szCs w:val="22"/>
        </w:rPr>
        <w:t>L</w:t>
      </w:r>
      <w:r w:rsidR="001E72CF">
        <w:rPr>
          <w:sz w:val="22"/>
          <w:szCs w:val="22"/>
        </w:rPr>
        <w:t>ä</w:t>
      </w:r>
      <w:r w:rsidRPr="007027E9">
        <w:rPr>
          <w:sz w:val="22"/>
          <w:szCs w:val="22"/>
        </w:rPr>
        <w:t>ssig</w:t>
      </w:r>
      <w:proofErr w:type="spellEnd"/>
      <w:r w:rsidRPr="007027E9">
        <w:rPr>
          <w:sz w:val="22"/>
          <w:szCs w:val="22"/>
        </w:rPr>
        <w:t xml:space="preserve"> (2014), Nature 507 (7490), 57. Marshall, N., L. </w:t>
      </w:r>
      <w:proofErr w:type="spellStart"/>
      <w:r w:rsidRPr="007027E9">
        <w:rPr>
          <w:sz w:val="22"/>
          <w:szCs w:val="22"/>
        </w:rPr>
        <w:t>Priyamvada</w:t>
      </w:r>
      <w:proofErr w:type="spellEnd"/>
      <w:r w:rsidRPr="007027E9">
        <w:rPr>
          <w:sz w:val="22"/>
          <w:szCs w:val="22"/>
        </w:rPr>
        <w:t xml:space="preserve">, Z. Ende, J. Steel, and A. C. </w:t>
      </w:r>
      <w:proofErr w:type="spellStart"/>
      <w:r w:rsidRPr="007027E9">
        <w:rPr>
          <w:sz w:val="22"/>
          <w:szCs w:val="22"/>
        </w:rPr>
        <w:t>Lowen</w:t>
      </w:r>
      <w:proofErr w:type="spellEnd"/>
      <w:r w:rsidRPr="007027E9">
        <w:rPr>
          <w:sz w:val="22"/>
          <w:szCs w:val="22"/>
        </w:rPr>
        <w:t xml:space="preserve"> (2013), PLOS Pathogens 9 (6), e1003421.</w:t>
      </w:r>
    </w:p>
    <w:p w14:paraId="0C3CFFD0"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Monto, A. S., J. G. Petrie, R. T. Cross, E. Johnson, M. Liu, W. Zhong, </w:t>
      </w:r>
    </w:p>
    <w:p w14:paraId="1B2E7E98"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 Levine, J. M. Katz, and S. E. </w:t>
      </w:r>
      <w:proofErr w:type="spellStart"/>
      <w:r w:rsidRPr="007027E9">
        <w:rPr>
          <w:sz w:val="22"/>
          <w:szCs w:val="22"/>
        </w:rPr>
        <w:t>Ohmit</w:t>
      </w:r>
      <w:proofErr w:type="spellEnd"/>
      <w:r w:rsidRPr="007027E9">
        <w:rPr>
          <w:sz w:val="22"/>
          <w:szCs w:val="22"/>
        </w:rPr>
        <w:t xml:space="preserve"> (2015), J Infect Dis 212 (8), 1191.</w:t>
      </w:r>
    </w:p>
    <w:p w14:paraId="61BB5140"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Morris, D. H., K. M. </w:t>
      </w:r>
      <w:proofErr w:type="spellStart"/>
      <w:r w:rsidRPr="007027E9">
        <w:rPr>
          <w:sz w:val="22"/>
          <w:szCs w:val="22"/>
        </w:rPr>
        <w:t>Gostic</w:t>
      </w:r>
      <w:proofErr w:type="spellEnd"/>
      <w:r w:rsidRPr="007027E9">
        <w:rPr>
          <w:sz w:val="22"/>
          <w:szCs w:val="22"/>
        </w:rPr>
        <w:t xml:space="preserve">, S. Pompei, T. Bedford, M. </w:t>
      </w:r>
      <w:proofErr w:type="spellStart"/>
      <w:r w:rsidRPr="007027E9">
        <w:rPr>
          <w:sz w:val="22"/>
          <w:szCs w:val="22"/>
        </w:rPr>
        <w:t>Łuksza</w:t>
      </w:r>
      <w:proofErr w:type="spellEnd"/>
      <w:r w:rsidRPr="007027E9">
        <w:rPr>
          <w:sz w:val="22"/>
          <w:szCs w:val="22"/>
        </w:rPr>
        <w:t>,</w:t>
      </w:r>
      <w:r>
        <w:rPr>
          <w:sz w:val="22"/>
          <w:szCs w:val="22"/>
        </w:rPr>
        <w:t xml:space="preserve"> </w:t>
      </w:r>
      <w:proofErr w:type="spellStart"/>
      <w:r w:rsidRPr="007027E9">
        <w:rPr>
          <w:sz w:val="22"/>
          <w:szCs w:val="22"/>
        </w:rPr>
        <w:t>R.A.Neher</w:t>
      </w:r>
      <w:proofErr w:type="spellEnd"/>
      <w:r w:rsidRPr="007027E9">
        <w:rPr>
          <w:sz w:val="22"/>
          <w:szCs w:val="22"/>
        </w:rPr>
        <w:t>,</w:t>
      </w:r>
      <w:r>
        <w:rPr>
          <w:sz w:val="22"/>
          <w:szCs w:val="22"/>
        </w:rPr>
        <w:t xml:space="preserve"> </w:t>
      </w:r>
      <w:proofErr w:type="spellStart"/>
      <w:r w:rsidRPr="007027E9">
        <w:rPr>
          <w:sz w:val="22"/>
          <w:szCs w:val="22"/>
        </w:rPr>
        <w:t>B.T.Grenfell</w:t>
      </w:r>
      <w:proofErr w:type="spellEnd"/>
      <w:r w:rsidRPr="007027E9">
        <w:rPr>
          <w:sz w:val="22"/>
          <w:szCs w:val="22"/>
        </w:rPr>
        <w:t>,</w:t>
      </w:r>
      <w:r>
        <w:rPr>
          <w:sz w:val="22"/>
          <w:szCs w:val="22"/>
        </w:rPr>
        <w:t xml:space="preserve"> </w:t>
      </w:r>
      <w:proofErr w:type="spellStart"/>
      <w:r w:rsidRPr="007027E9">
        <w:rPr>
          <w:sz w:val="22"/>
          <w:szCs w:val="22"/>
        </w:rPr>
        <w:t>M.L</w:t>
      </w:r>
      <w:r>
        <w:rPr>
          <w:sz w:val="22"/>
          <w:szCs w:val="22"/>
        </w:rPr>
        <w:t>ä</w:t>
      </w:r>
      <w:r w:rsidRPr="007027E9">
        <w:rPr>
          <w:sz w:val="22"/>
          <w:szCs w:val="22"/>
        </w:rPr>
        <w:t>ssig</w:t>
      </w:r>
      <w:proofErr w:type="spellEnd"/>
      <w:r w:rsidRPr="007027E9">
        <w:rPr>
          <w:sz w:val="22"/>
          <w:szCs w:val="22"/>
        </w:rPr>
        <w:t>, and</w:t>
      </w:r>
      <w:r>
        <w:rPr>
          <w:sz w:val="22"/>
          <w:szCs w:val="22"/>
        </w:rPr>
        <w:t xml:space="preserve"> </w:t>
      </w:r>
      <w:proofErr w:type="spellStart"/>
      <w:r w:rsidRPr="007027E9">
        <w:rPr>
          <w:sz w:val="22"/>
          <w:szCs w:val="22"/>
        </w:rPr>
        <w:t>J.W.McCauley</w:t>
      </w:r>
      <w:proofErr w:type="spellEnd"/>
      <w:r w:rsidRPr="007027E9">
        <w:rPr>
          <w:sz w:val="22"/>
          <w:szCs w:val="22"/>
        </w:rPr>
        <w:t xml:space="preserve">(2017), Trends in </w:t>
      </w:r>
      <w:proofErr w:type="spellStart"/>
      <w:r w:rsidRPr="007027E9">
        <w:rPr>
          <w:sz w:val="22"/>
          <w:szCs w:val="22"/>
        </w:rPr>
        <w:t>Microbiol</w:t>
      </w:r>
      <w:proofErr w:type="spellEnd"/>
      <w:r w:rsidRPr="007027E9">
        <w:rPr>
          <w:sz w:val="22"/>
          <w:szCs w:val="22"/>
        </w:rPr>
        <w:t>.</w:t>
      </w:r>
    </w:p>
    <w:p w14:paraId="6A2901C1"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Neher</w:t>
      </w:r>
      <w:proofErr w:type="spellEnd"/>
      <w:r w:rsidRPr="007027E9">
        <w:rPr>
          <w:sz w:val="22"/>
          <w:szCs w:val="22"/>
        </w:rPr>
        <w:t xml:space="preserve">, R. A., and T. Bedford (2015), Bioinformatics , btv381. </w:t>
      </w:r>
      <w:proofErr w:type="spellStart"/>
      <w:r w:rsidRPr="007027E9">
        <w:rPr>
          <w:sz w:val="22"/>
          <w:szCs w:val="22"/>
        </w:rPr>
        <w:t>Neher</w:t>
      </w:r>
      <w:proofErr w:type="spellEnd"/>
      <w:r w:rsidRPr="007027E9">
        <w:rPr>
          <w:sz w:val="22"/>
          <w:szCs w:val="22"/>
        </w:rPr>
        <w:t xml:space="preserve">, R. A., T. Bedford, R. S. Daniels, C. A. Russell, and B. I. </w:t>
      </w:r>
    </w:p>
    <w:p w14:paraId="42352C78" w14:textId="77777777"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Shraiman</w:t>
      </w:r>
      <w:proofErr w:type="spellEnd"/>
      <w:r w:rsidRPr="007027E9">
        <w:rPr>
          <w:sz w:val="22"/>
          <w:szCs w:val="22"/>
        </w:rPr>
        <w:t xml:space="preserve"> (2016), Proceedings of the National Academy of Sciences of the United States of America 113 (12), E1701.</w:t>
      </w:r>
    </w:p>
    <w:p w14:paraId="0CF7CBE4"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br/>
      </w:r>
      <w:proofErr w:type="spellStart"/>
      <w:r w:rsidRPr="007027E9">
        <w:rPr>
          <w:sz w:val="22"/>
          <w:szCs w:val="22"/>
        </w:rPr>
        <w:t>Neher</w:t>
      </w:r>
      <w:proofErr w:type="spellEnd"/>
      <w:r w:rsidRPr="007027E9">
        <w:rPr>
          <w:sz w:val="22"/>
          <w:szCs w:val="22"/>
        </w:rPr>
        <w:t xml:space="preserve">, R. A., C. A. Russell, and B. I. </w:t>
      </w:r>
      <w:proofErr w:type="spellStart"/>
      <w:r w:rsidRPr="007027E9">
        <w:rPr>
          <w:sz w:val="22"/>
          <w:szCs w:val="22"/>
        </w:rPr>
        <w:t>Shraiman</w:t>
      </w:r>
      <w:proofErr w:type="spellEnd"/>
      <w:r w:rsidRPr="007027E9">
        <w:rPr>
          <w:sz w:val="22"/>
          <w:szCs w:val="22"/>
        </w:rPr>
        <w:t xml:space="preserve"> (2014), </w:t>
      </w:r>
      <w:proofErr w:type="spellStart"/>
      <w:r w:rsidRPr="007027E9">
        <w:rPr>
          <w:sz w:val="22"/>
          <w:szCs w:val="22"/>
        </w:rPr>
        <w:t>eLife</w:t>
      </w:r>
      <w:proofErr w:type="spellEnd"/>
      <w:r w:rsidRPr="007027E9">
        <w:rPr>
          <w:sz w:val="22"/>
          <w:szCs w:val="22"/>
        </w:rPr>
        <w:t xml:space="preserve"> Sciences 3, e03568.</w:t>
      </w:r>
    </w:p>
    <w:p w14:paraId="1955AA92"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Nelson, M. I., C. </w:t>
      </w:r>
      <w:proofErr w:type="spellStart"/>
      <w:r w:rsidRPr="007027E9">
        <w:rPr>
          <w:sz w:val="22"/>
          <w:szCs w:val="22"/>
        </w:rPr>
        <w:t>Viboud</w:t>
      </w:r>
      <w:proofErr w:type="spellEnd"/>
      <w:r w:rsidRPr="007027E9">
        <w:rPr>
          <w:sz w:val="22"/>
          <w:szCs w:val="22"/>
        </w:rPr>
        <w:t xml:space="preserve">, L. Simonsen, R. T. Bennett, S. B. </w:t>
      </w:r>
      <w:proofErr w:type="spellStart"/>
      <w:r w:rsidRPr="007027E9">
        <w:rPr>
          <w:sz w:val="22"/>
          <w:szCs w:val="22"/>
        </w:rPr>
        <w:t>Griesemer</w:t>
      </w:r>
      <w:proofErr w:type="spellEnd"/>
      <w:r w:rsidRPr="007027E9">
        <w:rPr>
          <w:sz w:val="22"/>
          <w:szCs w:val="22"/>
        </w:rPr>
        <w:t xml:space="preserve">, K. S. George, J. Taylor, D. J. Spiro, N. A. </w:t>
      </w:r>
      <w:proofErr w:type="spellStart"/>
      <w:r w:rsidRPr="007027E9">
        <w:rPr>
          <w:sz w:val="22"/>
          <w:szCs w:val="22"/>
        </w:rPr>
        <w:t>Sengamalay</w:t>
      </w:r>
      <w:proofErr w:type="spellEnd"/>
      <w:r w:rsidRPr="007027E9">
        <w:rPr>
          <w:sz w:val="22"/>
          <w:szCs w:val="22"/>
        </w:rPr>
        <w:t xml:space="preserve">, E. </w:t>
      </w:r>
      <w:proofErr w:type="spellStart"/>
      <w:r w:rsidRPr="007027E9">
        <w:rPr>
          <w:sz w:val="22"/>
          <w:szCs w:val="22"/>
        </w:rPr>
        <w:t>Ghedin</w:t>
      </w:r>
      <w:proofErr w:type="spellEnd"/>
      <w:r w:rsidRPr="007027E9">
        <w:rPr>
          <w:sz w:val="22"/>
          <w:szCs w:val="22"/>
        </w:rPr>
        <w:t xml:space="preserve">, J. K. </w:t>
      </w:r>
      <w:proofErr w:type="spellStart"/>
      <w:r w:rsidRPr="007027E9">
        <w:rPr>
          <w:sz w:val="22"/>
          <w:szCs w:val="22"/>
        </w:rPr>
        <w:t>Taubenberger</w:t>
      </w:r>
      <w:proofErr w:type="spellEnd"/>
      <w:r w:rsidRPr="007027E9">
        <w:rPr>
          <w:sz w:val="22"/>
          <w:szCs w:val="22"/>
        </w:rPr>
        <w:t xml:space="preserve">, and E. C. Holmes (2008), PLOS Pathogens 4 (2), e1000012. </w:t>
      </w:r>
    </w:p>
    <w:p w14:paraId="067D541F"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Neverov</w:t>
      </w:r>
      <w:proofErr w:type="spellEnd"/>
      <w:r w:rsidRPr="007027E9">
        <w:rPr>
          <w:sz w:val="22"/>
          <w:szCs w:val="22"/>
        </w:rPr>
        <w:t xml:space="preserve">, A. D., K. V. </w:t>
      </w:r>
      <w:proofErr w:type="spellStart"/>
      <w:r w:rsidRPr="007027E9">
        <w:rPr>
          <w:sz w:val="22"/>
          <w:szCs w:val="22"/>
        </w:rPr>
        <w:t>Lezhnina</w:t>
      </w:r>
      <w:proofErr w:type="spellEnd"/>
      <w:r w:rsidRPr="007027E9">
        <w:rPr>
          <w:sz w:val="22"/>
          <w:szCs w:val="22"/>
        </w:rPr>
        <w:t xml:space="preserve">, A. S. </w:t>
      </w:r>
      <w:proofErr w:type="spellStart"/>
      <w:r w:rsidRPr="007027E9">
        <w:rPr>
          <w:sz w:val="22"/>
          <w:szCs w:val="22"/>
        </w:rPr>
        <w:t>Kondrashov</w:t>
      </w:r>
      <w:proofErr w:type="spellEnd"/>
      <w:r w:rsidRPr="007027E9">
        <w:rPr>
          <w:sz w:val="22"/>
          <w:szCs w:val="22"/>
        </w:rPr>
        <w:t xml:space="preserve">, and G. A. </w:t>
      </w:r>
      <w:proofErr w:type="spellStart"/>
      <w:r w:rsidRPr="007027E9">
        <w:rPr>
          <w:sz w:val="22"/>
          <w:szCs w:val="22"/>
        </w:rPr>
        <w:t>Bazykin</w:t>
      </w:r>
      <w:proofErr w:type="spellEnd"/>
      <w:r w:rsidRPr="007027E9">
        <w:rPr>
          <w:sz w:val="22"/>
          <w:szCs w:val="22"/>
        </w:rPr>
        <w:t xml:space="preserve"> (2014), PLOS Genetics 10 (1), e1004037. </w:t>
      </w:r>
    </w:p>
    <w:p w14:paraId="1110DBC4"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Petrova</w:t>
      </w:r>
      <w:proofErr w:type="spellEnd"/>
      <w:r w:rsidRPr="007027E9">
        <w:rPr>
          <w:sz w:val="22"/>
          <w:szCs w:val="22"/>
        </w:rPr>
        <w:t xml:space="preserve">, V. N., and C. A. Russell (2018), Nature Reviews Microbiology 16 (1), 47. </w:t>
      </w:r>
    </w:p>
    <w:p w14:paraId="4ECBB203"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Price, M. N., P. S. Dehal, and A. P. Arkin (2009), </w:t>
      </w:r>
      <w:proofErr w:type="spellStart"/>
      <w:r w:rsidRPr="007027E9">
        <w:rPr>
          <w:sz w:val="22"/>
          <w:szCs w:val="22"/>
        </w:rPr>
        <w:t>Mol</w:t>
      </w:r>
      <w:proofErr w:type="spellEnd"/>
      <w:r w:rsidRPr="007027E9">
        <w:rPr>
          <w:sz w:val="22"/>
          <w:szCs w:val="22"/>
        </w:rPr>
        <w:t xml:space="preserve"> </w:t>
      </w:r>
      <w:proofErr w:type="spellStart"/>
      <w:r w:rsidRPr="007027E9">
        <w:rPr>
          <w:sz w:val="22"/>
          <w:szCs w:val="22"/>
        </w:rPr>
        <w:t>Biol</w:t>
      </w:r>
      <w:proofErr w:type="spellEnd"/>
      <w:r w:rsidRPr="007027E9">
        <w:rPr>
          <w:sz w:val="22"/>
          <w:szCs w:val="22"/>
        </w:rPr>
        <w:t xml:space="preserve"> </w:t>
      </w:r>
      <w:proofErr w:type="spellStart"/>
      <w:r w:rsidRPr="007027E9">
        <w:rPr>
          <w:sz w:val="22"/>
          <w:szCs w:val="22"/>
        </w:rPr>
        <w:t>Evol</w:t>
      </w:r>
      <w:proofErr w:type="spellEnd"/>
      <w:r w:rsidRPr="007027E9">
        <w:rPr>
          <w:sz w:val="22"/>
          <w:szCs w:val="22"/>
        </w:rPr>
        <w:t xml:space="preserve"> 26 (7), 1641. </w:t>
      </w:r>
    </w:p>
    <w:p w14:paraId="777905B0"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Rabadan</w:t>
      </w:r>
      <w:proofErr w:type="spellEnd"/>
      <w:r w:rsidRPr="007027E9">
        <w:rPr>
          <w:sz w:val="22"/>
          <w:szCs w:val="22"/>
        </w:rPr>
        <w:t xml:space="preserve">, R., A. J. Levine, and M. </w:t>
      </w:r>
      <w:proofErr w:type="spellStart"/>
      <w:r w:rsidRPr="007027E9">
        <w:rPr>
          <w:sz w:val="22"/>
          <w:szCs w:val="22"/>
        </w:rPr>
        <w:t>Krasnitz</w:t>
      </w:r>
      <w:proofErr w:type="spellEnd"/>
      <w:r w:rsidRPr="007027E9">
        <w:rPr>
          <w:sz w:val="22"/>
          <w:szCs w:val="22"/>
        </w:rPr>
        <w:t xml:space="preserve"> (2008), Influenza and Other Respiratory Viruses 2 (1), 9. </w:t>
      </w:r>
    </w:p>
    <w:p w14:paraId="78DC20A7"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Sagulenko</w:t>
      </w:r>
      <w:proofErr w:type="spellEnd"/>
      <w:r w:rsidRPr="007027E9">
        <w:rPr>
          <w:sz w:val="22"/>
          <w:szCs w:val="22"/>
        </w:rPr>
        <w:t xml:space="preserve">, P., V. Puller, and R. A. </w:t>
      </w:r>
      <w:proofErr w:type="spellStart"/>
      <w:r w:rsidRPr="007027E9">
        <w:rPr>
          <w:sz w:val="22"/>
          <w:szCs w:val="22"/>
        </w:rPr>
        <w:t>Neher</w:t>
      </w:r>
      <w:proofErr w:type="spellEnd"/>
      <w:r w:rsidRPr="007027E9">
        <w:rPr>
          <w:sz w:val="22"/>
          <w:szCs w:val="22"/>
        </w:rPr>
        <w:t xml:space="preserve"> (2018), Virus </w:t>
      </w:r>
      <w:proofErr w:type="spellStart"/>
      <w:r w:rsidRPr="007027E9">
        <w:rPr>
          <w:sz w:val="22"/>
          <w:szCs w:val="22"/>
        </w:rPr>
        <w:t>Evol</w:t>
      </w:r>
      <w:proofErr w:type="spellEnd"/>
      <w:r w:rsidRPr="007027E9">
        <w:rPr>
          <w:sz w:val="22"/>
          <w:szCs w:val="22"/>
        </w:rPr>
        <w:t xml:space="preserve"> 4 (1), vex042. </w:t>
      </w:r>
    </w:p>
    <w:p w14:paraId="2FDDA047"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Smith, D. J., A. S. </w:t>
      </w:r>
      <w:proofErr w:type="spellStart"/>
      <w:r w:rsidRPr="007027E9">
        <w:rPr>
          <w:sz w:val="22"/>
          <w:szCs w:val="22"/>
        </w:rPr>
        <w:t>Lapedes</w:t>
      </w:r>
      <w:proofErr w:type="spellEnd"/>
      <w:r w:rsidRPr="007027E9">
        <w:rPr>
          <w:sz w:val="22"/>
          <w:szCs w:val="22"/>
        </w:rPr>
        <w:t xml:space="preserve">, J. C. d. Jong, T. M. </w:t>
      </w:r>
      <w:proofErr w:type="spellStart"/>
      <w:r w:rsidRPr="007027E9">
        <w:rPr>
          <w:sz w:val="22"/>
          <w:szCs w:val="22"/>
        </w:rPr>
        <w:t>Bestebroer</w:t>
      </w:r>
      <w:proofErr w:type="spellEnd"/>
      <w:r w:rsidRPr="007027E9">
        <w:rPr>
          <w:sz w:val="22"/>
          <w:szCs w:val="22"/>
        </w:rPr>
        <w:t xml:space="preserve">, G. F. </w:t>
      </w:r>
      <w:proofErr w:type="spellStart"/>
      <w:r w:rsidRPr="007027E9">
        <w:rPr>
          <w:sz w:val="22"/>
          <w:szCs w:val="22"/>
        </w:rPr>
        <w:t>Rimmelzwaan</w:t>
      </w:r>
      <w:proofErr w:type="spellEnd"/>
      <w:r w:rsidRPr="007027E9">
        <w:rPr>
          <w:sz w:val="22"/>
          <w:szCs w:val="22"/>
        </w:rPr>
        <w:t xml:space="preserve">, A. D. M. E. Osterhaus, and R. A. M. </w:t>
      </w:r>
      <w:proofErr w:type="spellStart"/>
      <w:r w:rsidRPr="007027E9">
        <w:rPr>
          <w:sz w:val="22"/>
          <w:szCs w:val="22"/>
        </w:rPr>
        <w:t>Fouchier</w:t>
      </w:r>
      <w:proofErr w:type="spellEnd"/>
      <w:r w:rsidRPr="007027E9">
        <w:rPr>
          <w:sz w:val="22"/>
          <w:szCs w:val="22"/>
        </w:rPr>
        <w:t xml:space="preserve"> (2004), Science 305 (5682), 371. </w:t>
      </w:r>
    </w:p>
    <w:p w14:paraId="645A9623" w14:textId="77777777"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lastRenderedPageBreak/>
        <w:t>Stamatakis</w:t>
      </w:r>
      <w:proofErr w:type="spellEnd"/>
      <w:r w:rsidRPr="007027E9">
        <w:rPr>
          <w:sz w:val="22"/>
          <w:szCs w:val="22"/>
        </w:rPr>
        <w:t>, A. (2014), Bioinformatics 30 (9), 1312.</w:t>
      </w:r>
    </w:p>
    <w:p w14:paraId="023EAE76"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Villa, M., and M. La ̈</w:t>
      </w:r>
      <w:proofErr w:type="spellStart"/>
      <w:r w:rsidRPr="007027E9">
        <w:rPr>
          <w:sz w:val="22"/>
          <w:szCs w:val="22"/>
        </w:rPr>
        <w:t>ssig</w:t>
      </w:r>
      <w:proofErr w:type="spellEnd"/>
      <w:r w:rsidRPr="007027E9">
        <w:rPr>
          <w:sz w:val="22"/>
          <w:szCs w:val="22"/>
        </w:rPr>
        <w:t xml:space="preserve"> (2017), PLOS Pathogens 13 (11), e1006685.</w:t>
      </w:r>
    </w:p>
    <w:p w14:paraId="39B78E01"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Wolf, Y. I., C. </w:t>
      </w:r>
      <w:proofErr w:type="spellStart"/>
      <w:r w:rsidRPr="007027E9">
        <w:rPr>
          <w:sz w:val="22"/>
          <w:szCs w:val="22"/>
        </w:rPr>
        <w:t>Viboud</w:t>
      </w:r>
      <w:proofErr w:type="spellEnd"/>
      <w:r w:rsidRPr="007027E9">
        <w:rPr>
          <w:sz w:val="22"/>
          <w:szCs w:val="22"/>
        </w:rPr>
        <w:t xml:space="preserve">, E. C. Holmes, E. V. </w:t>
      </w:r>
      <w:proofErr w:type="spellStart"/>
      <w:r w:rsidRPr="007027E9">
        <w:rPr>
          <w:sz w:val="22"/>
          <w:szCs w:val="22"/>
        </w:rPr>
        <w:t>Koonin</w:t>
      </w:r>
      <w:proofErr w:type="spellEnd"/>
      <w:r w:rsidRPr="007027E9">
        <w:rPr>
          <w:sz w:val="22"/>
          <w:szCs w:val="22"/>
        </w:rPr>
        <w:t>, and D. J. Lipman (2006), Biol. Direct 1, 34.</w:t>
      </w:r>
      <w:r w:rsidRPr="007027E9">
        <w:rPr>
          <w:sz w:val="22"/>
          <w:szCs w:val="22"/>
        </w:rPr>
        <w:br/>
        <w:t xml:space="preserve">World Health Organization, (2018), “Influenza (Seasonal),” . </w:t>
      </w:r>
    </w:p>
    <w:p w14:paraId="51CF8B7D"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Yen, H.-L., C.-H. Liang, C.-Y. Wu, H. L. Forrest, A. Ferguson, K.-T. Choy, J. Jones, D. D.-Y. Wong, P. P.-H. Cheung, C.-H. Hsu, O. T. Li, K. M. Yuen, R. W. Y. Chan, L. L. M. Poon, M. C. W. Chan, J. M. Nicholls, S. Krauss, C.-H. Wong, Y. Guan, R. G. Webster, R. J. Webby, and M. Peiris (2011), Proceedings of the National Academy of Sciences 108 (34), 14264, http://www.pnas.org/content/108/34/14264.full.pdf. </w:t>
      </w:r>
    </w:p>
    <w:p w14:paraId="22272410" w14:textId="77777777" w:rsidR="00B21992" w:rsidRDefault="00B21992">
      <w:pPr>
        <w:rPr>
          <w:sz w:val="16"/>
          <w:szCs w:val="20"/>
        </w:rPr>
      </w:pPr>
      <w:r>
        <w:rPr>
          <w:sz w:val="16"/>
        </w:rPr>
        <w:br w:type="page"/>
      </w:r>
    </w:p>
    <w:p w14:paraId="529F31A2" w14:textId="77777777" w:rsidR="00D370C4" w:rsidRDefault="00D370C4">
      <w:pPr>
        <w:pStyle w:val="BodyText"/>
        <w:spacing w:before="7"/>
        <w:rPr>
          <w:sz w:val="16"/>
        </w:rPr>
      </w:pPr>
    </w:p>
    <w:p w14:paraId="403FFA0E" w14:textId="77777777" w:rsidR="00D03239" w:rsidRPr="006A065A" w:rsidRDefault="00754968">
      <w:pPr>
        <w:spacing w:before="102"/>
        <w:ind w:left="120"/>
        <w:rPr>
          <w:b/>
        </w:rPr>
      </w:pPr>
      <w:bookmarkStart w:id="37" w:name="Supplemental_Figures"/>
      <w:bookmarkEnd w:id="37"/>
      <w:r w:rsidRPr="006A065A">
        <w:rPr>
          <w:b/>
        </w:rPr>
        <w:t>Supplemental Tables and Fi</w:t>
      </w:r>
      <w:r w:rsidR="00A970A5" w:rsidRPr="006A065A">
        <w:rPr>
          <w:b/>
        </w:rPr>
        <w:t>gures</w:t>
      </w:r>
    </w:p>
    <w:p w14:paraId="7168BBA2" w14:textId="77777777" w:rsidR="00D370C4" w:rsidRPr="006A065A" w:rsidRDefault="00D370C4">
      <w:pPr>
        <w:spacing w:before="102"/>
        <w:ind w:left="120"/>
        <w:rPr>
          <w:b/>
          <w:sz w:val="18"/>
        </w:rPr>
      </w:pPr>
    </w:p>
    <w:tbl>
      <w:tblPr>
        <w:tblStyle w:val="TableGrid"/>
        <w:tblW w:w="9775" w:type="dxa"/>
        <w:tblInd w:w="120" w:type="dxa"/>
        <w:tblLook w:val="04A0" w:firstRow="1" w:lastRow="0" w:firstColumn="1" w:lastColumn="0" w:noHBand="0" w:noVBand="1"/>
      </w:tblPr>
      <w:tblGrid>
        <w:gridCol w:w="2542"/>
        <w:gridCol w:w="784"/>
        <w:gridCol w:w="1589"/>
        <w:gridCol w:w="1890"/>
        <w:gridCol w:w="1620"/>
        <w:gridCol w:w="1350"/>
      </w:tblGrid>
      <w:tr w:rsidR="006A065A" w:rsidRPr="006A065A" w14:paraId="397822D4" w14:textId="77777777" w:rsidTr="006A065A">
        <w:trPr>
          <w:trHeight w:val="360"/>
        </w:trPr>
        <w:tc>
          <w:tcPr>
            <w:tcW w:w="3326" w:type="dxa"/>
            <w:gridSpan w:val="2"/>
            <w:vMerge w:val="restart"/>
          </w:tcPr>
          <w:p w14:paraId="59F319CE" w14:textId="77777777" w:rsidR="00EC30E4" w:rsidRPr="006A065A" w:rsidRDefault="00EC30E4" w:rsidP="009276FA">
            <w:pPr>
              <w:spacing w:before="102"/>
              <w:jc w:val="center"/>
            </w:pPr>
          </w:p>
        </w:tc>
        <w:tc>
          <w:tcPr>
            <w:tcW w:w="6449" w:type="dxa"/>
            <w:gridSpan w:val="4"/>
            <w:tcBorders>
              <w:bottom w:val="single" w:sz="4" w:space="0" w:color="auto"/>
            </w:tcBorders>
          </w:tcPr>
          <w:p w14:paraId="5E31D9A9" w14:textId="77777777" w:rsidR="00EC30E4" w:rsidRPr="006A065A" w:rsidRDefault="00EC30E4" w:rsidP="000A52F7">
            <w:pPr>
              <w:spacing w:before="102"/>
              <w:jc w:val="center"/>
              <w:rPr>
                <w:b/>
              </w:rPr>
            </w:pPr>
            <w:r w:rsidRPr="006A065A">
              <w:rPr>
                <w:b/>
              </w:rPr>
              <w:t>Reference Ferret Antisera</w:t>
            </w:r>
          </w:p>
        </w:tc>
      </w:tr>
      <w:tr w:rsidR="006A065A" w:rsidRPr="006A065A" w14:paraId="44408D56" w14:textId="77777777" w:rsidTr="007E15DC">
        <w:trPr>
          <w:trHeight w:val="147"/>
        </w:trPr>
        <w:tc>
          <w:tcPr>
            <w:tcW w:w="3326" w:type="dxa"/>
            <w:gridSpan w:val="2"/>
            <w:vMerge/>
          </w:tcPr>
          <w:p w14:paraId="50DCF136" w14:textId="77777777" w:rsidR="00EC30E4" w:rsidRPr="006A065A" w:rsidRDefault="00EC30E4" w:rsidP="009276FA">
            <w:pPr>
              <w:spacing w:before="102"/>
              <w:jc w:val="center"/>
              <w:rPr>
                <w:b/>
              </w:rPr>
            </w:pPr>
          </w:p>
        </w:tc>
        <w:tc>
          <w:tcPr>
            <w:tcW w:w="1589" w:type="dxa"/>
            <w:tcBorders>
              <w:bottom w:val="single" w:sz="18" w:space="0" w:color="auto"/>
            </w:tcBorders>
            <w:shd w:val="clear" w:color="auto" w:fill="auto"/>
          </w:tcPr>
          <w:p w14:paraId="471E886C" w14:textId="77777777" w:rsidR="006A065A" w:rsidRDefault="00EC30E4" w:rsidP="009276FA">
            <w:pPr>
              <w:spacing w:before="102"/>
              <w:jc w:val="center"/>
            </w:pPr>
            <w:r w:rsidRPr="006A065A">
              <w:t>A/Michigan</w:t>
            </w:r>
          </w:p>
          <w:p w14:paraId="79646EF9" w14:textId="77777777" w:rsidR="00EC30E4" w:rsidRPr="006A065A" w:rsidRDefault="00EC30E4" w:rsidP="006A065A">
            <w:pPr>
              <w:spacing w:before="102"/>
              <w:jc w:val="center"/>
            </w:pPr>
            <w:r w:rsidRPr="006A065A">
              <w:t>/15/2014</w:t>
            </w:r>
          </w:p>
        </w:tc>
        <w:tc>
          <w:tcPr>
            <w:tcW w:w="1890" w:type="dxa"/>
            <w:tcBorders>
              <w:bottom w:val="single" w:sz="12" w:space="0" w:color="auto"/>
            </w:tcBorders>
            <w:shd w:val="clear" w:color="auto" w:fill="auto"/>
          </w:tcPr>
          <w:p w14:paraId="1D023B33" w14:textId="77777777" w:rsidR="006A065A" w:rsidRDefault="00EC30E4" w:rsidP="009276FA">
            <w:pPr>
              <w:spacing w:before="102"/>
              <w:jc w:val="center"/>
            </w:pPr>
            <w:r w:rsidRPr="006A065A">
              <w:t>A/Singapore</w:t>
            </w:r>
          </w:p>
          <w:p w14:paraId="79A5C700" w14:textId="77777777" w:rsidR="00EC30E4" w:rsidRPr="006A065A" w:rsidRDefault="00EC30E4" w:rsidP="009276FA">
            <w:pPr>
              <w:spacing w:before="102"/>
              <w:jc w:val="center"/>
            </w:pPr>
            <w:r w:rsidRPr="006A065A">
              <w:t>/INFIMH-16-0019/2016</w:t>
            </w:r>
          </w:p>
        </w:tc>
        <w:tc>
          <w:tcPr>
            <w:tcW w:w="1620" w:type="dxa"/>
            <w:tcBorders>
              <w:bottom w:val="single" w:sz="12" w:space="0" w:color="auto"/>
            </w:tcBorders>
            <w:shd w:val="clear" w:color="auto" w:fill="auto"/>
          </w:tcPr>
          <w:p w14:paraId="67D04308" w14:textId="77777777" w:rsidR="006A065A" w:rsidRDefault="00122895" w:rsidP="006A065A">
            <w:pPr>
              <w:spacing w:before="102"/>
              <w:jc w:val="center"/>
            </w:pPr>
            <w:r w:rsidRPr="006A065A">
              <w:t>A/Nebraska</w:t>
            </w:r>
          </w:p>
          <w:p w14:paraId="3BA889CF" w14:textId="77777777" w:rsidR="00EC30E4" w:rsidRPr="006A065A" w:rsidRDefault="00122895" w:rsidP="006A065A">
            <w:pPr>
              <w:spacing w:before="102"/>
              <w:jc w:val="center"/>
            </w:pPr>
            <w:r w:rsidRPr="006A065A">
              <w:t>/2/2017</w:t>
            </w:r>
          </w:p>
        </w:tc>
        <w:tc>
          <w:tcPr>
            <w:tcW w:w="1350" w:type="dxa"/>
            <w:tcBorders>
              <w:bottom w:val="single" w:sz="12" w:space="0" w:color="auto"/>
            </w:tcBorders>
            <w:shd w:val="clear" w:color="auto" w:fill="auto"/>
          </w:tcPr>
          <w:p w14:paraId="4BBBA65C" w14:textId="77777777" w:rsidR="006A065A" w:rsidRDefault="00122895" w:rsidP="00122895">
            <w:pPr>
              <w:spacing w:before="102"/>
              <w:jc w:val="center"/>
            </w:pPr>
            <w:r w:rsidRPr="006A065A">
              <w:t>A/California</w:t>
            </w:r>
          </w:p>
          <w:p w14:paraId="78EA014B" w14:textId="77777777" w:rsidR="00EC30E4" w:rsidRPr="006A065A" w:rsidRDefault="00122895" w:rsidP="00122895">
            <w:pPr>
              <w:spacing w:before="102"/>
              <w:jc w:val="center"/>
            </w:pPr>
            <w:r w:rsidRPr="006A065A">
              <w:t>/179/2016</w:t>
            </w:r>
          </w:p>
        </w:tc>
      </w:tr>
      <w:tr w:rsidR="006A065A" w:rsidRPr="006A065A" w14:paraId="44F0CF09" w14:textId="77777777" w:rsidTr="007E15DC">
        <w:trPr>
          <w:trHeight w:val="364"/>
        </w:trPr>
        <w:tc>
          <w:tcPr>
            <w:tcW w:w="2542" w:type="dxa"/>
            <w:tcBorders>
              <w:bottom w:val="single" w:sz="18" w:space="0" w:color="auto"/>
            </w:tcBorders>
          </w:tcPr>
          <w:p w14:paraId="7B7AF614" w14:textId="77777777" w:rsidR="00122895" w:rsidRPr="006A065A" w:rsidRDefault="00122895" w:rsidP="009276FA">
            <w:pPr>
              <w:spacing w:before="102"/>
            </w:pPr>
            <w:r w:rsidRPr="006A065A">
              <w:rPr>
                <w:b/>
              </w:rPr>
              <w:t>Reference Virus</w:t>
            </w:r>
          </w:p>
        </w:tc>
        <w:tc>
          <w:tcPr>
            <w:tcW w:w="784" w:type="dxa"/>
            <w:tcBorders>
              <w:top w:val="single" w:sz="12" w:space="0" w:color="auto"/>
              <w:bottom w:val="single" w:sz="18" w:space="0" w:color="auto"/>
            </w:tcBorders>
            <w:shd w:val="clear" w:color="auto" w:fill="auto"/>
          </w:tcPr>
          <w:p w14:paraId="373F554D" w14:textId="77777777" w:rsidR="00122895" w:rsidRPr="006A065A" w:rsidRDefault="00122895" w:rsidP="009276FA">
            <w:pPr>
              <w:spacing w:before="102"/>
              <w:jc w:val="center"/>
            </w:pPr>
            <w:r w:rsidRPr="006A065A">
              <w:rPr>
                <w:b/>
              </w:rPr>
              <w:t>Clade</w:t>
            </w:r>
          </w:p>
        </w:tc>
        <w:tc>
          <w:tcPr>
            <w:tcW w:w="1589" w:type="dxa"/>
            <w:tcBorders>
              <w:top w:val="single" w:sz="18" w:space="0" w:color="auto"/>
              <w:bottom w:val="single" w:sz="12" w:space="0" w:color="auto"/>
            </w:tcBorders>
            <w:shd w:val="clear" w:color="auto" w:fill="4870EB"/>
          </w:tcPr>
          <w:p w14:paraId="13B84484" w14:textId="77777777" w:rsidR="00122895" w:rsidRPr="006A065A" w:rsidRDefault="00122895" w:rsidP="009276FA">
            <w:pPr>
              <w:spacing w:before="102"/>
              <w:jc w:val="center"/>
            </w:pPr>
            <w:r w:rsidRPr="006A065A">
              <w:t>3c2.A</w:t>
            </w:r>
          </w:p>
        </w:tc>
        <w:tc>
          <w:tcPr>
            <w:tcW w:w="1890" w:type="dxa"/>
            <w:tcBorders>
              <w:top w:val="single" w:sz="12" w:space="0" w:color="auto"/>
              <w:bottom w:val="single" w:sz="18" w:space="0" w:color="auto"/>
            </w:tcBorders>
            <w:shd w:val="clear" w:color="auto" w:fill="75C6A9"/>
          </w:tcPr>
          <w:p w14:paraId="1F2931C1" w14:textId="77777777" w:rsidR="00122895" w:rsidRPr="006A065A" w:rsidRDefault="00122895" w:rsidP="009276FA">
            <w:pPr>
              <w:spacing w:before="102"/>
              <w:jc w:val="center"/>
            </w:pPr>
            <w:r w:rsidRPr="006A065A">
              <w:t>A1</w:t>
            </w:r>
          </w:p>
        </w:tc>
        <w:tc>
          <w:tcPr>
            <w:tcW w:w="1620" w:type="dxa"/>
            <w:tcBorders>
              <w:top w:val="single" w:sz="12" w:space="0" w:color="auto"/>
              <w:bottom w:val="single" w:sz="18" w:space="0" w:color="auto"/>
            </w:tcBorders>
            <w:shd w:val="clear" w:color="auto" w:fill="FEBB43"/>
          </w:tcPr>
          <w:p w14:paraId="0A667CA1" w14:textId="77777777" w:rsidR="00122895" w:rsidRPr="006A065A" w:rsidRDefault="00122895" w:rsidP="009276FA">
            <w:pPr>
              <w:spacing w:before="102"/>
              <w:jc w:val="center"/>
            </w:pPr>
            <w:r w:rsidRPr="006A065A">
              <w:t>A2</w:t>
            </w:r>
          </w:p>
        </w:tc>
        <w:tc>
          <w:tcPr>
            <w:tcW w:w="1350" w:type="dxa"/>
            <w:tcBorders>
              <w:top w:val="single" w:sz="12" w:space="0" w:color="auto"/>
              <w:bottom w:val="single" w:sz="18" w:space="0" w:color="auto"/>
            </w:tcBorders>
            <w:shd w:val="clear" w:color="auto" w:fill="FF6933"/>
          </w:tcPr>
          <w:p w14:paraId="18C7D2DB" w14:textId="77777777" w:rsidR="00122895" w:rsidRPr="006A065A" w:rsidRDefault="00122895" w:rsidP="009276FA">
            <w:pPr>
              <w:spacing w:before="102"/>
              <w:jc w:val="center"/>
            </w:pPr>
            <w:r w:rsidRPr="006A065A">
              <w:t>A3</w:t>
            </w:r>
          </w:p>
        </w:tc>
      </w:tr>
      <w:tr w:rsidR="006A065A" w:rsidRPr="006A065A" w14:paraId="4714F025" w14:textId="77777777" w:rsidTr="007E15DC">
        <w:trPr>
          <w:trHeight w:val="360"/>
        </w:trPr>
        <w:tc>
          <w:tcPr>
            <w:tcW w:w="2542" w:type="dxa"/>
            <w:tcBorders>
              <w:top w:val="single" w:sz="18" w:space="0" w:color="auto"/>
            </w:tcBorders>
            <w:vAlign w:val="bottom"/>
          </w:tcPr>
          <w:p w14:paraId="65435DF0" w14:textId="77777777" w:rsidR="00C52B44" w:rsidRPr="006A065A" w:rsidRDefault="00C52B44" w:rsidP="009276FA">
            <w:pPr>
              <w:spacing w:before="102"/>
            </w:pPr>
            <w:r w:rsidRPr="006A065A">
              <w:t>A/Michigan/15/2014</w:t>
            </w:r>
          </w:p>
        </w:tc>
        <w:tc>
          <w:tcPr>
            <w:tcW w:w="784" w:type="dxa"/>
            <w:tcBorders>
              <w:top w:val="single" w:sz="12" w:space="0" w:color="auto"/>
              <w:bottom w:val="single" w:sz="12" w:space="0" w:color="auto"/>
            </w:tcBorders>
            <w:shd w:val="clear" w:color="auto" w:fill="4870EB"/>
          </w:tcPr>
          <w:p w14:paraId="6477BFF0" w14:textId="77777777" w:rsidR="00C52B44" w:rsidRPr="006A065A" w:rsidRDefault="00C52B44" w:rsidP="007E15DC">
            <w:pPr>
              <w:spacing w:before="102"/>
              <w:jc w:val="center"/>
            </w:pPr>
            <w:r w:rsidRPr="006A065A">
              <w:t>3c2.A</w:t>
            </w:r>
          </w:p>
        </w:tc>
        <w:tc>
          <w:tcPr>
            <w:tcW w:w="1589" w:type="dxa"/>
            <w:tcBorders>
              <w:top w:val="single" w:sz="12" w:space="0" w:color="auto"/>
            </w:tcBorders>
            <w:vAlign w:val="bottom"/>
          </w:tcPr>
          <w:p w14:paraId="610B4EC6" w14:textId="77777777" w:rsidR="00C52B44" w:rsidRPr="006A065A" w:rsidRDefault="00C52B44" w:rsidP="009276FA">
            <w:pPr>
              <w:spacing w:before="102"/>
              <w:rPr>
                <w:i/>
              </w:rPr>
            </w:pPr>
            <w:r w:rsidRPr="006A065A">
              <w:rPr>
                <w:b/>
                <w:bCs/>
                <w:u w:val="single"/>
              </w:rPr>
              <w:t>640</w:t>
            </w:r>
          </w:p>
        </w:tc>
        <w:tc>
          <w:tcPr>
            <w:tcW w:w="1890" w:type="dxa"/>
            <w:tcBorders>
              <w:top w:val="single" w:sz="18" w:space="0" w:color="auto"/>
            </w:tcBorders>
            <w:vAlign w:val="bottom"/>
          </w:tcPr>
          <w:p w14:paraId="09D9F40D" w14:textId="77777777" w:rsidR="00C52B44" w:rsidRPr="006A065A" w:rsidRDefault="00C52B44" w:rsidP="009276FA">
            <w:pPr>
              <w:spacing w:before="102"/>
            </w:pPr>
            <w:r w:rsidRPr="006A065A">
              <w:t>320</w:t>
            </w:r>
          </w:p>
        </w:tc>
        <w:tc>
          <w:tcPr>
            <w:tcW w:w="1620" w:type="dxa"/>
            <w:tcBorders>
              <w:top w:val="single" w:sz="18" w:space="0" w:color="auto"/>
            </w:tcBorders>
            <w:vAlign w:val="bottom"/>
          </w:tcPr>
          <w:p w14:paraId="09743C57" w14:textId="77777777" w:rsidR="00C52B44" w:rsidRPr="006A065A" w:rsidRDefault="00C52B44" w:rsidP="009276FA">
            <w:pPr>
              <w:spacing w:before="102"/>
            </w:pPr>
            <w:r w:rsidRPr="006A065A">
              <w:t>1600</w:t>
            </w:r>
          </w:p>
        </w:tc>
        <w:tc>
          <w:tcPr>
            <w:tcW w:w="1350" w:type="dxa"/>
            <w:tcBorders>
              <w:top w:val="single" w:sz="18" w:space="0" w:color="auto"/>
            </w:tcBorders>
            <w:vAlign w:val="bottom"/>
          </w:tcPr>
          <w:p w14:paraId="4B3B9020" w14:textId="77777777" w:rsidR="00C52B44" w:rsidRPr="006A065A" w:rsidRDefault="00C52B44" w:rsidP="009276FA">
            <w:pPr>
              <w:spacing w:before="102"/>
            </w:pPr>
            <w:r w:rsidRPr="006A065A">
              <w:t>320</w:t>
            </w:r>
          </w:p>
        </w:tc>
      </w:tr>
      <w:tr w:rsidR="006A065A" w:rsidRPr="006A065A" w14:paraId="22DB63D5" w14:textId="77777777" w:rsidTr="007E15DC">
        <w:trPr>
          <w:trHeight w:val="617"/>
        </w:trPr>
        <w:tc>
          <w:tcPr>
            <w:tcW w:w="2542" w:type="dxa"/>
            <w:vAlign w:val="bottom"/>
          </w:tcPr>
          <w:p w14:paraId="094D9117" w14:textId="77777777" w:rsidR="00C52B44" w:rsidRPr="006A065A" w:rsidRDefault="00C52B44" w:rsidP="00D673A9">
            <w:pPr>
              <w:spacing w:before="102"/>
            </w:pPr>
            <w:r w:rsidRPr="006A065A">
              <w:t>A/Singapore/Infimh-16-0019/16</w:t>
            </w:r>
          </w:p>
        </w:tc>
        <w:tc>
          <w:tcPr>
            <w:tcW w:w="784" w:type="dxa"/>
            <w:tcBorders>
              <w:top w:val="single" w:sz="12" w:space="0" w:color="auto"/>
              <w:bottom w:val="single" w:sz="18" w:space="0" w:color="auto"/>
            </w:tcBorders>
            <w:shd w:val="clear" w:color="auto" w:fill="75C6A9"/>
          </w:tcPr>
          <w:p w14:paraId="7FC3C411" w14:textId="77777777" w:rsidR="00C52B44" w:rsidRPr="006A065A" w:rsidRDefault="00C52B44" w:rsidP="007E15DC">
            <w:pPr>
              <w:spacing w:before="102"/>
              <w:jc w:val="center"/>
            </w:pPr>
            <w:r w:rsidRPr="006A065A">
              <w:t>A1</w:t>
            </w:r>
          </w:p>
        </w:tc>
        <w:tc>
          <w:tcPr>
            <w:tcW w:w="1589" w:type="dxa"/>
            <w:vAlign w:val="bottom"/>
          </w:tcPr>
          <w:p w14:paraId="1445C088" w14:textId="77777777" w:rsidR="00C52B44" w:rsidRPr="006A065A" w:rsidRDefault="00C52B44" w:rsidP="00D673A9">
            <w:pPr>
              <w:spacing w:before="102"/>
            </w:pPr>
            <w:r w:rsidRPr="006A065A">
              <w:t>640</w:t>
            </w:r>
          </w:p>
        </w:tc>
        <w:tc>
          <w:tcPr>
            <w:tcW w:w="1890" w:type="dxa"/>
            <w:vAlign w:val="bottom"/>
          </w:tcPr>
          <w:p w14:paraId="52F7DABA" w14:textId="77777777" w:rsidR="00C52B44" w:rsidRPr="006A065A" w:rsidRDefault="00C52B44" w:rsidP="00D673A9">
            <w:pPr>
              <w:spacing w:before="102"/>
              <w:rPr>
                <w:i/>
              </w:rPr>
            </w:pPr>
            <w:r w:rsidRPr="006A065A">
              <w:rPr>
                <w:b/>
                <w:bCs/>
                <w:u w:val="single"/>
              </w:rPr>
              <w:t>1280</w:t>
            </w:r>
          </w:p>
        </w:tc>
        <w:tc>
          <w:tcPr>
            <w:tcW w:w="1620" w:type="dxa"/>
            <w:vAlign w:val="bottom"/>
          </w:tcPr>
          <w:p w14:paraId="098EE9B1" w14:textId="77777777" w:rsidR="00C52B44" w:rsidRPr="006A065A" w:rsidRDefault="00C52B44" w:rsidP="00D673A9">
            <w:pPr>
              <w:spacing w:before="102"/>
            </w:pPr>
            <w:r w:rsidRPr="006A065A">
              <w:t>800</w:t>
            </w:r>
          </w:p>
        </w:tc>
        <w:tc>
          <w:tcPr>
            <w:tcW w:w="1350" w:type="dxa"/>
            <w:vAlign w:val="bottom"/>
          </w:tcPr>
          <w:p w14:paraId="4AA7CFCA" w14:textId="77777777" w:rsidR="00C52B44" w:rsidRPr="006A065A" w:rsidRDefault="00C52B44" w:rsidP="00D673A9">
            <w:pPr>
              <w:spacing w:before="102"/>
            </w:pPr>
            <w:r w:rsidRPr="006A065A">
              <w:t>1280</w:t>
            </w:r>
          </w:p>
        </w:tc>
      </w:tr>
      <w:tr w:rsidR="006A065A" w:rsidRPr="006A065A" w14:paraId="09314004" w14:textId="77777777" w:rsidTr="007E15DC">
        <w:trPr>
          <w:trHeight w:val="385"/>
        </w:trPr>
        <w:tc>
          <w:tcPr>
            <w:tcW w:w="2542" w:type="dxa"/>
            <w:vAlign w:val="bottom"/>
          </w:tcPr>
          <w:p w14:paraId="5591A7FC" w14:textId="77777777" w:rsidR="00C52B44" w:rsidRPr="006A065A" w:rsidRDefault="00C52B44" w:rsidP="009276FA">
            <w:pPr>
              <w:spacing w:before="102"/>
            </w:pPr>
            <w:r w:rsidRPr="006A065A">
              <w:t>A/Nebraska/02/2017</w:t>
            </w:r>
          </w:p>
        </w:tc>
        <w:tc>
          <w:tcPr>
            <w:tcW w:w="784" w:type="dxa"/>
            <w:tcBorders>
              <w:top w:val="single" w:sz="18" w:space="0" w:color="auto"/>
              <w:bottom w:val="single" w:sz="4" w:space="0" w:color="auto"/>
            </w:tcBorders>
            <w:shd w:val="clear" w:color="auto" w:fill="FEBB43"/>
          </w:tcPr>
          <w:p w14:paraId="4FE664EF" w14:textId="77777777" w:rsidR="00C52B44" w:rsidRPr="006A065A" w:rsidRDefault="00C52B44" w:rsidP="007E15DC">
            <w:pPr>
              <w:spacing w:before="102"/>
              <w:jc w:val="center"/>
            </w:pPr>
            <w:r w:rsidRPr="006A065A">
              <w:t>A2</w:t>
            </w:r>
          </w:p>
        </w:tc>
        <w:tc>
          <w:tcPr>
            <w:tcW w:w="1589" w:type="dxa"/>
            <w:vAlign w:val="bottom"/>
          </w:tcPr>
          <w:p w14:paraId="54BAFE5D" w14:textId="77777777" w:rsidR="00C52B44" w:rsidRPr="006A065A" w:rsidRDefault="00C52B44" w:rsidP="009276FA">
            <w:pPr>
              <w:spacing w:before="102"/>
            </w:pPr>
            <w:r w:rsidRPr="006A065A">
              <w:t>640</w:t>
            </w:r>
          </w:p>
        </w:tc>
        <w:tc>
          <w:tcPr>
            <w:tcW w:w="1890" w:type="dxa"/>
            <w:vAlign w:val="bottom"/>
          </w:tcPr>
          <w:p w14:paraId="24BD11F3" w14:textId="77777777" w:rsidR="00C52B44" w:rsidRPr="006A065A" w:rsidRDefault="00C52B44" w:rsidP="009276FA">
            <w:pPr>
              <w:spacing w:before="102"/>
            </w:pPr>
            <w:r w:rsidRPr="006A065A">
              <w:t>1280</w:t>
            </w:r>
          </w:p>
        </w:tc>
        <w:tc>
          <w:tcPr>
            <w:tcW w:w="1620" w:type="dxa"/>
            <w:vAlign w:val="bottom"/>
          </w:tcPr>
          <w:p w14:paraId="04665ACB" w14:textId="77777777" w:rsidR="00C52B44" w:rsidRPr="006A065A" w:rsidRDefault="00C52B44" w:rsidP="009276FA">
            <w:pPr>
              <w:spacing w:before="102"/>
              <w:rPr>
                <w:i/>
              </w:rPr>
            </w:pPr>
            <w:r w:rsidRPr="006A065A">
              <w:rPr>
                <w:b/>
                <w:bCs/>
                <w:u w:val="single"/>
              </w:rPr>
              <w:t>12800</w:t>
            </w:r>
          </w:p>
        </w:tc>
        <w:tc>
          <w:tcPr>
            <w:tcW w:w="1350" w:type="dxa"/>
            <w:vAlign w:val="bottom"/>
          </w:tcPr>
          <w:p w14:paraId="65B5C41B" w14:textId="77777777" w:rsidR="00C52B44" w:rsidRPr="006A065A" w:rsidRDefault="00C52B44" w:rsidP="009276FA">
            <w:pPr>
              <w:spacing w:before="102"/>
            </w:pPr>
            <w:r w:rsidRPr="006A065A">
              <w:t>1280</w:t>
            </w:r>
          </w:p>
        </w:tc>
      </w:tr>
      <w:tr w:rsidR="006A065A" w:rsidRPr="006A065A" w14:paraId="4A3B5AA7" w14:textId="77777777" w:rsidTr="007E15DC">
        <w:trPr>
          <w:trHeight w:val="360"/>
        </w:trPr>
        <w:tc>
          <w:tcPr>
            <w:tcW w:w="2542" w:type="dxa"/>
            <w:tcBorders>
              <w:bottom w:val="single" w:sz="18" w:space="0" w:color="auto"/>
            </w:tcBorders>
            <w:vAlign w:val="bottom"/>
          </w:tcPr>
          <w:p w14:paraId="417184C3" w14:textId="77777777" w:rsidR="00C52B44" w:rsidRPr="006A065A" w:rsidRDefault="00C52B44" w:rsidP="009276FA">
            <w:pPr>
              <w:spacing w:before="102"/>
            </w:pPr>
            <w:r w:rsidRPr="006A065A">
              <w:t>A/California/179/2016</w:t>
            </w:r>
          </w:p>
        </w:tc>
        <w:tc>
          <w:tcPr>
            <w:tcW w:w="784" w:type="dxa"/>
            <w:tcBorders>
              <w:bottom w:val="single" w:sz="18" w:space="0" w:color="auto"/>
            </w:tcBorders>
            <w:shd w:val="clear" w:color="auto" w:fill="FF6933"/>
          </w:tcPr>
          <w:p w14:paraId="3AFF063B" w14:textId="77777777" w:rsidR="00C52B44" w:rsidRPr="006A065A" w:rsidRDefault="00C52B44" w:rsidP="007E15DC">
            <w:pPr>
              <w:spacing w:before="102"/>
              <w:jc w:val="center"/>
            </w:pPr>
            <w:r w:rsidRPr="006A065A">
              <w:t>A3</w:t>
            </w:r>
          </w:p>
        </w:tc>
        <w:tc>
          <w:tcPr>
            <w:tcW w:w="1589" w:type="dxa"/>
            <w:tcBorders>
              <w:bottom w:val="single" w:sz="18" w:space="0" w:color="auto"/>
            </w:tcBorders>
            <w:vAlign w:val="bottom"/>
          </w:tcPr>
          <w:p w14:paraId="649ED3A8" w14:textId="77777777" w:rsidR="00C52B44" w:rsidRPr="006A065A" w:rsidRDefault="00C52B44" w:rsidP="009276FA">
            <w:pPr>
              <w:spacing w:before="102"/>
            </w:pPr>
            <w:r w:rsidRPr="006A065A">
              <w:t>640</w:t>
            </w:r>
          </w:p>
        </w:tc>
        <w:tc>
          <w:tcPr>
            <w:tcW w:w="1890" w:type="dxa"/>
            <w:tcBorders>
              <w:bottom w:val="single" w:sz="18" w:space="0" w:color="auto"/>
            </w:tcBorders>
            <w:vAlign w:val="bottom"/>
          </w:tcPr>
          <w:p w14:paraId="3C2AC626" w14:textId="77777777" w:rsidR="00C52B44" w:rsidRPr="006A065A" w:rsidRDefault="00C52B44" w:rsidP="009276FA">
            <w:pPr>
              <w:spacing w:before="102"/>
            </w:pPr>
            <w:r w:rsidRPr="006A065A">
              <w:t>2560</w:t>
            </w:r>
          </w:p>
        </w:tc>
        <w:tc>
          <w:tcPr>
            <w:tcW w:w="1620" w:type="dxa"/>
            <w:tcBorders>
              <w:bottom w:val="single" w:sz="18" w:space="0" w:color="auto"/>
            </w:tcBorders>
            <w:vAlign w:val="bottom"/>
          </w:tcPr>
          <w:p w14:paraId="50006BC8" w14:textId="77777777" w:rsidR="00C52B44" w:rsidRPr="006A065A" w:rsidRDefault="00C52B44" w:rsidP="009276FA">
            <w:pPr>
              <w:spacing w:before="102"/>
            </w:pPr>
            <w:r w:rsidRPr="006A065A">
              <w:t>800</w:t>
            </w:r>
          </w:p>
        </w:tc>
        <w:tc>
          <w:tcPr>
            <w:tcW w:w="1350" w:type="dxa"/>
            <w:tcBorders>
              <w:bottom w:val="single" w:sz="18" w:space="0" w:color="auto"/>
            </w:tcBorders>
            <w:vAlign w:val="bottom"/>
          </w:tcPr>
          <w:p w14:paraId="3B33B88A" w14:textId="77777777" w:rsidR="00C52B44" w:rsidRPr="006A065A" w:rsidRDefault="00C52B44" w:rsidP="009276FA">
            <w:pPr>
              <w:spacing w:before="102"/>
              <w:rPr>
                <w:i/>
              </w:rPr>
            </w:pPr>
            <w:r w:rsidRPr="006A065A">
              <w:rPr>
                <w:b/>
                <w:bCs/>
                <w:u w:val="single"/>
              </w:rPr>
              <w:t>1280</w:t>
            </w:r>
          </w:p>
        </w:tc>
      </w:tr>
      <w:tr w:rsidR="006A065A" w:rsidRPr="006A065A" w14:paraId="08616512" w14:textId="77777777" w:rsidTr="006A065A">
        <w:trPr>
          <w:trHeight w:val="325"/>
        </w:trPr>
        <w:tc>
          <w:tcPr>
            <w:tcW w:w="2542" w:type="dxa"/>
            <w:tcBorders>
              <w:top w:val="single" w:sz="18" w:space="0" w:color="auto"/>
              <w:bottom w:val="single" w:sz="18" w:space="0" w:color="auto"/>
            </w:tcBorders>
            <w:shd w:val="clear" w:color="auto" w:fill="auto"/>
          </w:tcPr>
          <w:p w14:paraId="62118E4F" w14:textId="77777777" w:rsidR="009276FA" w:rsidRPr="006A065A" w:rsidRDefault="009276FA" w:rsidP="009276FA">
            <w:pPr>
              <w:spacing w:before="102"/>
              <w:rPr>
                <w:b/>
              </w:rPr>
            </w:pPr>
            <w:r w:rsidRPr="006A065A">
              <w:rPr>
                <w:b/>
              </w:rPr>
              <w:t>Test Virus</w:t>
            </w:r>
          </w:p>
        </w:tc>
        <w:tc>
          <w:tcPr>
            <w:tcW w:w="7233" w:type="dxa"/>
            <w:gridSpan w:val="5"/>
            <w:tcBorders>
              <w:top w:val="single" w:sz="18" w:space="0" w:color="auto"/>
              <w:bottom w:val="single" w:sz="18" w:space="0" w:color="auto"/>
            </w:tcBorders>
            <w:shd w:val="clear" w:color="auto" w:fill="auto"/>
          </w:tcPr>
          <w:p w14:paraId="568D5E24" w14:textId="77777777" w:rsidR="009276FA" w:rsidRPr="006A065A" w:rsidRDefault="009276FA" w:rsidP="009276FA">
            <w:pPr>
              <w:spacing w:before="102"/>
              <w:jc w:val="center"/>
            </w:pPr>
          </w:p>
        </w:tc>
      </w:tr>
      <w:tr w:rsidR="006A065A" w:rsidRPr="006A065A" w14:paraId="46B1539B" w14:textId="77777777" w:rsidTr="007E15DC">
        <w:trPr>
          <w:trHeight w:val="360"/>
        </w:trPr>
        <w:tc>
          <w:tcPr>
            <w:tcW w:w="2542" w:type="dxa"/>
            <w:tcBorders>
              <w:top w:val="single" w:sz="18" w:space="0" w:color="auto"/>
            </w:tcBorders>
            <w:vAlign w:val="bottom"/>
          </w:tcPr>
          <w:p w14:paraId="1B6F1CC9" w14:textId="77777777" w:rsidR="00C52B44" w:rsidRPr="006A065A" w:rsidRDefault="00C52B44" w:rsidP="00914D58">
            <w:pPr>
              <w:spacing w:before="102"/>
            </w:pPr>
            <w:r w:rsidRPr="006A065A">
              <w:t>A/Haiti/5464/2017</w:t>
            </w:r>
          </w:p>
        </w:tc>
        <w:tc>
          <w:tcPr>
            <w:tcW w:w="784" w:type="dxa"/>
            <w:tcBorders>
              <w:top w:val="single" w:sz="18" w:space="0" w:color="auto"/>
            </w:tcBorders>
            <w:shd w:val="clear" w:color="auto" w:fill="ADD66A"/>
            <w:vAlign w:val="bottom"/>
          </w:tcPr>
          <w:p w14:paraId="10B01C2C" w14:textId="77777777" w:rsidR="00C52B44" w:rsidRPr="006A065A" w:rsidRDefault="00C52B44" w:rsidP="00914D58">
            <w:pPr>
              <w:spacing w:before="102"/>
              <w:jc w:val="center"/>
            </w:pPr>
            <w:r w:rsidRPr="006A065A">
              <w:t>A1b</w:t>
            </w:r>
          </w:p>
        </w:tc>
        <w:tc>
          <w:tcPr>
            <w:tcW w:w="1589" w:type="dxa"/>
            <w:tcBorders>
              <w:top w:val="single" w:sz="18" w:space="0" w:color="auto"/>
            </w:tcBorders>
            <w:vAlign w:val="bottom"/>
          </w:tcPr>
          <w:p w14:paraId="4F356C98" w14:textId="77777777" w:rsidR="00C52B44" w:rsidRPr="006A065A" w:rsidRDefault="00C52B44" w:rsidP="00914D58">
            <w:pPr>
              <w:spacing w:before="102"/>
            </w:pPr>
            <w:r w:rsidRPr="006A065A">
              <w:t>640</w:t>
            </w:r>
          </w:p>
        </w:tc>
        <w:tc>
          <w:tcPr>
            <w:tcW w:w="1890" w:type="dxa"/>
            <w:tcBorders>
              <w:top w:val="single" w:sz="18" w:space="0" w:color="auto"/>
            </w:tcBorders>
            <w:vAlign w:val="bottom"/>
          </w:tcPr>
          <w:p w14:paraId="4F93EE4A" w14:textId="77777777" w:rsidR="00C52B44" w:rsidRPr="006A065A" w:rsidRDefault="00C52B44" w:rsidP="00914D58">
            <w:pPr>
              <w:spacing w:before="102"/>
            </w:pPr>
            <w:r w:rsidRPr="006A065A">
              <w:t>1280</w:t>
            </w:r>
          </w:p>
        </w:tc>
        <w:tc>
          <w:tcPr>
            <w:tcW w:w="1620" w:type="dxa"/>
            <w:tcBorders>
              <w:top w:val="single" w:sz="18" w:space="0" w:color="auto"/>
            </w:tcBorders>
            <w:vAlign w:val="bottom"/>
          </w:tcPr>
          <w:p w14:paraId="79297C5F" w14:textId="77777777" w:rsidR="00C52B44" w:rsidRPr="006A065A" w:rsidRDefault="00C52B44" w:rsidP="00914D58">
            <w:pPr>
              <w:spacing w:before="102"/>
            </w:pPr>
            <w:r w:rsidRPr="006A065A">
              <w:t>1600</w:t>
            </w:r>
          </w:p>
        </w:tc>
        <w:tc>
          <w:tcPr>
            <w:tcW w:w="1350" w:type="dxa"/>
            <w:tcBorders>
              <w:top w:val="single" w:sz="18" w:space="0" w:color="auto"/>
            </w:tcBorders>
            <w:vAlign w:val="bottom"/>
          </w:tcPr>
          <w:p w14:paraId="47955381" w14:textId="77777777" w:rsidR="00C52B44" w:rsidRPr="006A065A" w:rsidRDefault="00C52B44" w:rsidP="00914D58">
            <w:pPr>
              <w:spacing w:before="102"/>
            </w:pPr>
            <w:r w:rsidRPr="006A065A">
              <w:t>1280</w:t>
            </w:r>
          </w:p>
        </w:tc>
      </w:tr>
      <w:tr w:rsidR="006A065A" w:rsidRPr="006A065A" w14:paraId="467E4137" w14:textId="77777777" w:rsidTr="007E15DC">
        <w:trPr>
          <w:trHeight w:val="360"/>
        </w:trPr>
        <w:tc>
          <w:tcPr>
            <w:tcW w:w="2542" w:type="dxa"/>
            <w:vAlign w:val="bottom"/>
          </w:tcPr>
          <w:p w14:paraId="1BE12FB0" w14:textId="77777777" w:rsidR="00C52B44" w:rsidRPr="006A065A" w:rsidRDefault="00C52B44" w:rsidP="00914D58">
            <w:pPr>
              <w:spacing w:before="102"/>
            </w:pPr>
            <w:r w:rsidRPr="006A065A">
              <w:t>A/Maryland/13/2018</w:t>
            </w:r>
          </w:p>
        </w:tc>
        <w:tc>
          <w:tcPr>
            <w:tcW w:w="784" w:type="dxa"/>
            <w:shd w:val="clear" w:color="auto" w:fill="ADD66A"/>
            <w:vAlign w:val="bottom"/>
          </w:tcPr>
          <w:p w14:paraId="28EF2644" w14:textId="77777777" w:rsidR="00C52B44" w:rsidRPr="006A065A" w:rsidRDefault="00C52B44" w:rsidP="00914D58">
            <w:pPr>
              <w:spacing w:before="102"/>
              <w:jc w:val="center"/>
            </w:pPr>
            <w:r w:rsidRPr="006A065A">
              <w:t>A1b</w:t>
            </w:r>
          </w:p>
        </w:tc>
        <w:tc>
          <w:tcPr>
            <w:tcW w:w="1589" w:type="dxa"/>
            <w:vAlign w:val="bottom"/>
          </w:tcPr>
          <w:p w14:paraId="799BC26F" w14:textId="77777777" w:rsidR="00C52B44" w:rsidRPr="006A065A" w:rsidRDefault="00C52B44" w:rsidP="00914D58">
            <w:pPr>
              <w:spacing w:before="102"/>
            </w:pPr>
            <w:r w:rsidRPr="006A065A">
              <w:t>320</w:t>
            </w:r>
          </w:p>
        </w:tc>
        <w:tc>
          <w:tcPr>
            <w:tcW w:w="1890" w:type="dxa"/>
            <w:vAlign w:val="bottom"/>
          </w:tcPr>
          <w:p w14:paraId="677F2451" w14:textId="77777777" w:rsidR="00C52B44" w:rsidRPr="006A065A" w:rsidRDefault="00C52B44" w:rsidP="00914D58">
            <w:pPr>
              <w:spacing w:before="102"/>
            </w:pPr>
            <w:r w:rsidRPr="006A065A">
              <w:t>1280</w:t>
            </w:r>
          </w:p>
        </w:tc>
        <w:tc>
          <w:tcPr>
            <w:tcW w:w="1620" w:type="dxa"/>
            <w:vAlign w:val="bottom"/>
          </w:tcPr>
          <w:p w14:paraId="13A12B58" w14:textId="77777777" w:rsidR="00C52B44" w:rsidRPr="006A065A" w:rsidRDefault="00C52B44" w:rsidP="00914D58">
            <w:pPr>
              <w:spacing w:before="102"/>
            </w:pPr>
            <w:r w:rsidRPr="006A065A">
              <w:t>400</w:t>
            </w:r>
          </w:p>
        </w:tc>
        <w:tc>
          <w:tcPr>
            <w:tcW w:w="1350" w:type="dxa"/>
            <w:vAlign w:val="bottom"/>
          </w:tcPr>
          <w:p w14:paraId="2908825F" w14:textId="77777777" w:rsidR="00C52B44" w:rsidRPr="006A065A" w:rsidRDefault="00C52B44" w:rsidP="00914D58">
            <w:pPr>
              <w:spacing w:before="102"/>
            </w:pPr>
            <w:r w:rsidRPr="006A065A">
              <w:t>640</w:t>
            </w:r>
          </w:p>
        </w:tc>
      </w:tr>
      <w:tr w:rsidR="006A065A" w:rsidRPr="006A065A" w14:paraId="005DCF91" w14:textId="77777777" w:rsidTr="007E15DC">
        <w:trPr>
          <w:trHeight w:val="360"/>
        </w:trPr>
        <w:tc>
          <w:tcPr>
            <w:tcW w:w="2542" w:type="dxa"/>
            <w:vAlign w:val="bottom"/>
          </w:tcPr>
          <w:p w14:paraId="7498B87D" w14:textId="77777777" w:rsidR="00C52B44" w:rsidRPr="006A065A" w:rsidRDefault="00C52B44" w:rsidP="00914D58">
            <w:pPr>
              <w:spacing w:before="102"/>
            </w:pPr>
            <w:r w:rsidRPr="006A065A">
              <w:t>A/Kuwait/922/2018</w:t>
            </w:r>
          </w:p>
        </w:tc>
        <w:tc>
          <w:tcPr>
            <w:tcW w:w="784" w:type="dxa"/>
            <w:tcBorders>
              <w:bottom w:val="single" w:sz="12" w:space="0" w:color="auto"/>
            </w:tcBorders>
            <w:shd w:val="clear" w:color="auto" w:fill="ADD66A"/>
            <w:vAlign w:val="bottom"/>
          </w:tcPr>
          <w:p w14:paraId="21EA87A0" w14:textId="77777777" w:rsidR="00C52B44" w:rsidRPr="006A065A" w:rsidRDefault="00C52B44" w:rsidP="00914D58">
            <w:pPr>
              <w:spacing w:before="102"/>
              <w:jc w:val="center"/>
            </w:pPr>
            <w:r w:rsidRPr="006A065A">
              <w:t>A1b</w:t>
            </w:r>
          </w:p>
        </w:tc>
        <w:tc>
          <w:tcPr>
            <w:tcW w:w="1589" w:type="dxa"/>
            <w:vAlign w:val="bottom"/>
          </w:tcPr>
          <w:p w14:paraId="3D61D479" w14:textId="77777777" w:rsidR="00C52B44" w:rsidRPr="006A065A" w:rsidRDefault="00C52B44" w:rsidP="00914D58">
            <w:pPr>
              <w:spacing w:before="102"/>
            </w:pPr>
            <w:r w:rsidRPr="006A065A">
              <w:t>320</w:t>
            </w:r>
          </w:p>
        </w:tc>
        <w:tc>
          <w:tcPr>
            <w:tcW w:w="1890" w:type="dxa"/>
            <w:vAlign w:val="bottom"/>
          </w:tcPr>
          <w:p w14:paraId="6D210D81" w14:textId="77777777" w:rsidR="00C52B44" w:rsidRPr="006A065A" w:rsidRDefault="00C52B44" w:rsidP="00914D58">
            <w:pPr>
              <w:spacing w:before="102"/>
            </w:pPr>
            <w:r w:rsidRPr="006A065A">
              <w:t>1280</w:t>
            </w:r>
          </w:p>
        </w:tc>
        <w:tc>
          <w:tcPr>
            <w:tcW w:w="1620" w:type="dxa"/>
            <w:vAlign w:val="bottom"/>
          </w:tcPr>
          <w:p w14:paraId="28100F1E" w14:textId="77777777" w:rsidR="00C52B44" w:rsidRPr="006A065A" w:rsidRDefault="00C52B44" w:rsidP="00914D58">
            <w:pPr>
              <w:spacing w:before="102"/>
            </w:pPr>
            <w:r w:rsidRPr="006A065A">
              <w:t>400</w:t>
            </w:r>
          </w:p>
        </w:tc>
        <w:tc>
          <w:tcPr>
            <w:tcW w:w="1350" w:type="dxa"/>
            <w:vAlign w:val="bottom"/>
          </w:tcPr>
          <w:p w14:paraId="0B20B21E" w14:textId="77777777" w:rsidR="00C52B44" w:rsidRPr="006A065A" w:rsidRDefault="00C52B44" w:rsidP="00914D58">
            <w:pPr>
              <w:spacing w:before="102"/>
            </w:pPr>
            <w:r w:rsidRPr="006A065A">
              <w:t>640</w:t>
            </w:r>
          </w:p>
        </w:tc>
      </w:tr>
      <w:tr w:rsidR="006A065A" w:rsidRPr="006A065A" w14:paraId="3DCDF1C7" w14:textId="77777777" w:rsidTr="00B53EF1">
        <w:trPr>
          <w:trHeight w:val="360"/>
        </w:trPr>
        <w:tc>
          <w:tcPr>
            <w:tcW w:w="2542" w:type="dxa"/>
            <w:vAlign w:val="bottom"/>
          </w:tcPr>
          <w:p w14:paraId="29F096AA" w14:textId="77777777" w:rsidR="00C52B44" w:rsidRPr="006A065A" w:rsidRDefault="00C52B44" w:rsidP="00914D58">
            <w:pPr>
              <w:spacing w:before="102"/>
            </w:pPr>
            <w:r w:rsidRPr="006A065A">
              <w:t>A/Kazakhstan/079/2018</w:t>
            </w:r>
          </w:p>
        </w:tc>
        <w:tc>
          <w:tcPr>
            <w:tcW w:w="784" w:type="dxa"/>
            <w:tcBorders>
              <w:top w:val="single" w:sz="12" w:space="0" w:color="auto"/>
              <w:bottom w:val="single" w:sz="4" w:space="0" w:color="auto"/>
            </w:tcBorders>
            <w:shd w:val="clear" w:color="auto" w:fill="FEBB43"/>
            <w:vAlign w:val="bottom"/>
          </w:tcPr>
          <w:p w14:paraId="0DD0B8F3" w14:textId="77777777" w:rsidR="00C52B44" w:rsidRPr="006A065A" w:rsidRDefault="00C52B44" w:rsidP="00914D58">
            <w:pPr>
              <w:spacing w:before="102"/>
              <w:jc w:val="center"/>
            </w:pPr>
            <w:r w:rsidRPr="006A065A">
              <w:t>A2</w:t>
            </w:r>
          </w:p>
        </w:tc>
        <w:tc>
          <w:tcPr>
            <w:tcW w:w="1589" w:type="dxa"/>
            <w:vAlign w:val="bottom"/>
          </w:tcPr>
          <w:p w14:paraId="1B540531" w14:textId="77777777" w:rsidR="00C52B44" w:rsidRPr="006A065A" w:rsidRDefault="00C52B44" w:rsidP="00914D58">
            <w:pPr>
              <w:spacing w:before="102"/>
            </w:pPr>
            <w:r w:rsidRPr="006A065A">
              <w:t>640</w:t>
            </w:r>
          </w:p>
        </w:tc>
        <w:tc>
          <w:tcPr>
            <w:tcW w:w="1890" w:type="dxa"/>
            <w:vAlign w:val="bottom"/>
          </w:tcPr>
          <w:p w14:paraId="0157E426" w14:textId="77777777" w:rsidR="00C52B44" w:rsidRPr="006A065A" w:rsidRDefault="00C52B44" w:rsidP="00914D58">
            <w:pPr>
              <w:spacing w:before="102"/>
            </w:pPr>
            <w:r w:rsidRPr="006A065A">
              <w:t>1280</w:t>
            </w:r>
          </w:p>
        </w:tc>
        <w:tc>
          <w:tcPr>
            <w:tcW w:w="1620" w:type="dxa"/>
            <w:vAlign w:val="bottom"/>
          </w:tcPr>
          <w:p w14:paraId="23D833E3" w14:textId="77777777" w:rsidR="00C52B44" w:rsidRPr="006A065A" w:rsidRDefault="00C52B44" w:rsidP="00914D58">
            <w:pPr>
              <w:spacing w:before="102"/>
            </w:pPr>
            <w:r w:rsidRPr="006A065A">
              <w:t>12800</w:t>
            </w:r>
          </w:p>
        </w:tc>
        <w:tc>
          <w:tcPr>
            <w:tcW w:w="1350" w:type="dxa"/>
            <w:vAlign w:val="bottom"/>
          </w:tcPr>
          <w:p w14:paraId="384B5A24" w14:textId="77777777" w:rsidR="00C52B44" w:rsidRPr="006A065A" w:rsidRDefault="00C52B44" w:rsidP="00914D58">
            <w:pPr>
              <w:spacing w:before="102"/>
            </w:pPr>
            <w:r w:rsidRPr="006A065A">
              <w:t>640</w:t>
            </w:r>
          </w:p>
        </w:tc>
      </w:tr>
      <w:tr w:rsidR="006A065A" w:rsidRPr="006A065A" w14:paraId="6E6C1A60" w14:textId="77777777" w:rsidTr="00B53EF1">
        <w:trPr>
          <w:trHeight w:val="360"/>
        </w:trPr>
        <w:tc>
          <w:tcPr>
            <w:tcW w:w="2542" w:type="dxa"/>
            <w:tcBorders>
              <w:bottom w:val="single" w:sz="4" w:space="0" w:color="auto"/>
            </w:tcBorders>
            <w:vAlign w:val="bottom"/>
          </w:tcPr>
          <w:p w14:paraId="20C14798" w14:textId="77777777" w:rsidR="00C52B44" w:rsidRPr="006A065A" w:rsidRDefault="00C52B44" w:rsidP="00914D58">
            <w:pPr>
              <w:spacing w:before="102"/>
            </w:pPr>
            <w:r w:rsidRPr="006A065A">
              <w:t>A/Kazakhstan/031/2018</w:t>
            </w:r>
          </w:p>
        </w:tc>
        <w:tc>
          <w:tcPr>
            <w:tcW w:w="784" w:type="dxa"/>
            <w:tcBorders>
              <w:top w:val="single" w:sz="4" w:space="0" w:color="auto"/>
              <w:bottom w:val="single" w:sz="4" w:space="0" w:color="auto"/>
            </w:tcBorders>
            <w:shd w:val="clear" w:color="auto" w:fill="FEBB43"/>
            <w:vAlign w:val="bottom"/>
          </w:tcPr>
          <w:p w14:paraId="31E46611" w14:textId="77777777" w:rsidR="00C52B44" w:rsidRPr="006A065A" w:rsidRDefault="00C52B44" w:rsidP="00914D58">
            <w:pPr>
              <w:spacing w:before="102"/>
              <w:jc w:val="center"/>
            </w:pPr>
            <w:r w:rsidRPr="006A065A">
              <w:t>A2</w:t>
            </w:r>
          </w:p>
        </w:tc>
        <w:tc>
          <w:tcPr>
            <w:tcW w:w="1589" w:type="dxa"/>
            <w:tcBorders>
              <w:bottom w:val="single" w:sz="4" w:space="0" w:color="auto"/>
            </w:tcBorders>
            <w:vAlign w:val="bottom"/>
          </w:tcPr>
          <w:p w14:paraId="222C5778" w14:textId="77777777" w:rsidR="00C52B44" w:rsidRPr="006A065A" w:rsidRDefault="00C52B44" w:rsidP="00914D58">
            <w:pPr>
              <w:spacing w:before="102"/>
            </w:pPr>
            <w:r w:rsidRPr="006A065A">
              <w:t>640</w:t>
            </w:r>
          </w:p>
        </w:tc>
        <w:tc>
          <w:tcPr>
            <w:tcW w:w="1890" w:type="dxa"/>
            <w:tcBorders>
              <w:bottom w:val="single" w:sz="4" w:space="0" w:color="auto"/>
            </w:tcBorders>
            <w:vAlign w:val="bottom"/>
          </w:tcPr>
          <w:p w14:paraId="1A246067" w14:textId="77777777" w:rsidR="00C52B44" w:rsidRPr="006A065A" w:rsidRDefault="00C52B44" w:rsidP="00914D58">
            <w:pPr>
              <w:spacing w:before="102"/>
            </w:pPr>
            <w:r w:rsidRPr="006A065A">
              <w:t>640</w:t>
            </w:r>
          </w:p>
        </w:tc>
        <w:tc>
          <w:tcPr>
            <w:tcW w:w="1620" w:type="dxa"/>
            <w:tcBorders>
              <w:bottom w:val="single" w:sz="4" w:space="0" w:color="auto"/>
            </w:tcBorders>
            <w:vAlign w:val="bottom"/>
          </w:tcPr>
          <w:p w14:paraId="0092FFAD" w14:textId="77777777" w:rsidR="00C52B44" w:rsidRPr="006A065A" w:rsidRDefault="00C52B44" w:rsidP="00914D58">
            <w:pPr>
              <w:spacing w:before="102"/>
            </w:pPr>
            <w:r w:rsidRPr="006A065A">
              <w:t>12800</w:t>
            </w:r>
          </w:p>
        </w:tc>
        <w:tc>
          <w:tcPr>
            <w:tcW w:w="1350" w:type="dxa"/>
            <w:tcBorders>
              <w:bottom w:val="single" w:sz="4" w:space="0" w:color="auto"/>
            </w:tcBorders>
            <w:vAlign w:val="bottom"/>
          </w:tcPr>
          <w:p w14:paraId="2267426D" w14:textId="77777777" w:rsidR="00C52B44" w:rsidRPr="006A065A" w:rsidRDefault="00C52B44" w:rsidP="00914D58">
            <w:pPr>
              <w:spacing w:before="102"/>
            </w:pPr>
            <w:r w:rsidRPr="006A065A">
              <w:t>1280</w:t>
            </w:r>
          </w:p>
        </w:tc>
      </w:tr>
      <w:tr w:rsidR="006A065A" w:rsidRPr="006A065A" w14:paraId="2A1B6403" w14:textId="77777777" w:rsidTr="00B53EF1">
        <w:trPr>
          <w:trHeight w:val="342"/>
        </w:trPr>
        <w:tc>
          <w:tcPr>
            <w:tcW w:w="2542" w:type="dxa"/>
            <w:tcBorders>
              <w:bottom w:val="single" w:sz="2" w:space="0" w:color="auto"/>
            </w:tcBorders>
            <w:vAlign w:val="bottom"/>
          </w:tcPr>
          <w:p w14:paraId="443CC4DB" w14:textId="77777777" w:rsidR="00C52B44" w:rsidRPr="006A065A" w:rsidRDefault="00C52B44" w:rsidP="00914D58">
            <w:pPr>
              <w:spacing w:before="102"/>
            </w:pPr>
            <w:r w:rsidRPr="006A065A">
              <w:t>A/Alberta/Rv2371/2017</w:t>
            </w:r>
          </w:p>
        </w:tc>
        <w:tc>
          <w:tcPr>
            <w:tcW w:w="784" w:type="dxa"/>
            <w:tcBorders>
              <w:top w:val="single" w:sz="4" w:space="0" w:color="auto"/>
              <w:bottom w:val="single" w:sz="2" w:space="0" w:color="auto"/>
            </w:tcBorders>
            <w:shd w:val="clear" w:color="auto" w:fill="FEBB43"/>
            <w:vAlign w:val="bottom"/>
          </w:tcPr>
          <w:p w14:paraId="6A58DE0C" w14:textId="77777777" w:rsidR="00C52B44" w:rsidRPr="006A065A" w:rsidRDefault="00C52B44" w:rsidP="00914D58">
            <w:pPr>
              <w:spacing w:before="102"/>
              <w:jc w:val="center"/>
            </w:pPr>
            <w:r w:rsidRPr="006A065A">
              <w:t>A2</w:t>
            </w:r>
          </w:p>
        </w:tc>
        <w:tc>
          <w:tcPr>
            <w:tcW w:w="1589" w:type="dxa"/>
            <w:tcBorders>
              <w:bottom w:val="single" w:sz="2" w:space="0" w:color="auto"/>
            </w:tcBorders>
            <w:vAlign w:val="bottom"/>
          </w:tcPr>
          <w:p w14:paraId="6E4B600D" w14:textId="77777777" w:rsidR="00C52B44" w:rsidRPr="006A065A" w:rsidRDefault="00C52B44" w:rsidP="00914D58">
            <w:pPr>
              <w:spacing w:before="102"/>
            </w:pPr>
            <w:r w:rsidRPr="006A065A">
              <w:t>320</w:t>
            </w:r>
          </w:p>
        </w:tc>
        <w:tc>
          <w:tcPr>
            <w:tcW w:w="1890" w:type="dxa"/>
            <w:tcBorders>
              <w:bottom w:val="single" w:sz="2" w:space="0" w:color="auto"/>
            </w:tcBorders>
            <w:vAlign w:val="bottom"/>
          </w:tcPr>
          <w:p w14:paraId="5CB0CFED" w14:textId="77777777" w:rsidR="00C52B44" w:rsidRPr="006A065A" w:rsidRDefault="00C52B44" w:rsidP="00914D58">
            <w:pPr>
              <w:spacing w:before="102"/>
            </w:pPr>
            <w:r w:rsidRPr="006A065A">
              <w:t>640</w:t>
            </w:r>
          </w:p>
        </w:tc>
        <w:tc>
          <w:tcPr>
            <w:tcW w:w="1620" w:type="dxa"/>
            <w:tcBorders>
              <w:bottom w:val="single" w:sz="2" w:space="0" w:color="auto"/>
            </w:tcBorders>
            <w:vAlign w:val="bottom"/>
          </w:tcPr>
          <w:p w14:paraId="0625A505" w14:textId="77777777" w:rsidR="00C52B44" w:rsidRPr="006A065A" w:rsidRDefault="00C52B44" w:rsidP="00914D58">
            <w:pPr>
              <w:spacing w:before="102"/>
            </w:pPr>
            <w:r w:rsidRPr="006A065A">
              <w:t>6400</w:t>
            </w:r>
          </w:p>
        </w:tc>
        <w:tc>
          <w:tcPr>
            <w:tcW w:w="1350" w:type="dxa"/>
            <w:tcBorders>
              <w:bottom w:val="single" w:sz="2" w:space="0" w:color="auto"/>
            </w:tcBorders>
            <w:vAlign w:val="bottom"/>
          </w:tcPr>
          <w:p w14:paraId="6D387633" w14:textId="77777777" w:rsidR="00C52B44" w:rsidRPr="006A065A" w:rsidRDefault="00C52B44" w:rsidP="00914D58">
            <w:pPr>
              <w:spacing w:before="102"/>
            </w:pPr>
            <w:r w:rsidRPr="006A065A">
              <w:t>640</w:t>
            </w:r>
          </w:p>
        </w:tc>
      </w:tr>
      <w:tr w:rsidR="006A065A" w:rsidRPr="006A065A" w14:paraId="6003696D" w14:textId="77777777" w:rsidTr="001C0F71">
        <w:trPr>
          <w:trHeight w:val="360"/>
        </w:trPr>
        <w:tc>
          <w:tcPr>
            <w:tcW w:w="2542" w:type="dxa"/>
            <w:tcBorders>
              <w:top w:val="single" w:sz="2" w:space="0" w:color="auto"/>
            </w:tcBorders>
            <w:vAlign w:val="bottom"/>
          </w:tcPr>
          <w:p w14:paraId="77D886B3" w14:textId="77777777" w:rsidR="00C52B44" w:rsidRPr="006A065A" w:rsidRDefault="00C52B44" w:rsidP="00914D58">
            <w:pPr>
              <w:spacing w:before="102"/>
            </w:pPr>
            <w:r w:rsidRPr="006A065A">
              <w:t>A/Tennessee/70/2017</w:t>
            </w:r>
          </w:p>
        </w:tc>
        <w:tc>
          <w:tcPr>
            <w:tcW w:w="784" w:type="dxa"/>
            <w:tcBorders>
              <w:top w:val="single" w:sz="2" w:space="0" w:color="auto"/>
            </w:tcBorders>
            <w:shd w:val="clear" w:color="auto" w:fill="FF993B"/>
            <w:vAlign w:val="bottom"/>
          </w:tcPr>
          <w:p w14:paraId="48B48966" w14:textId="77777777" w:rsidR="00C52B44" w:rsidRPr="006A065A" w:rsidRDefault="00C52B44" w:rsidP="00914D58">
            <w:pPr>
              <w:spacing w:before="102"/>
              <w:jc w:val="center"/>
            </w:pPr>
            <w:r w:rsidRPr="006A065A">
              <w:t>A2/re</w:t>
            </w:r>
          </w:p>
        </w:tc>
        <w:tc>
          <w:tcPr>
            <w:tcW w:w="1589" w:type="dxa"/>
            <w:tcBorders>
              <w:top w:val="single" w:sz="2" w:space="0" w:color="auto"/>
            </w:tcBorders>
            <w:vAlign w:val="bottom"/>
          </w:tcPr>
          <w:p w14:paraId="5107D802" w14:textId="77777777" w:rsidR="00C52B44" w:rsidRPr="006A065A" w:rsidRDefault="00C52B44" w:rsidP="00914D58">
            <w:pPr>
              <w:spacing w:before="102"/>
            </w:pPr>
            <w:r w:rsidRPr="006A065A">
              <w:t>640</w:t>
            </w:r>
          </w:p>
        </w:tc>
        <w:tc>
          <w:tcPr>
            <w:tcW w:w="1890" w:type="dxa"/>
            <w:tcBorders>
              <w:top w:val="single" w:sz="2" w:space="0" w:color="auto"/>
            </w:tcBorders>
            <w:vAlign w:val="bottom"/>
          </w:tcPr>
          <w:p w14:paraId="34F6A948" w14:textId="77777777" w:rsidR="00C52B44" w:rsidRPr="006A065A" w:rsidRDefault="00C52B44" w:rsidP="00914D58">
            <w:pPr>
              <w:spacing w:before="102"/>
            </w:pPr>
            <w:r w:rsidRPr="006A065A">
              <w:t>2560</w:t>
            </w:r>
          </w:p>
        </w:tc>
        <w:tc>
          <w:tcPr>
            <w:tcW w:w="1620" w:type="dxa"/>
            <w:tcBorders>
              <w:top w:val="single" w:sz="2" w:space="0" w:color="auto"/>
            </w:tcBorders>
            <w:vAlign w:val="bottom"/>
          </w:tcPr>
          <w:p w14:paraId="75C8FFDA" w14:textId="77777777" w:rsidR="00C52B44" w:rsidRPr="006A065A" w:rsidRDefault="00C52B44" w:rsidP="00914D58">
            <w:pPr>
              <w:spacing w:before="102"/>
            </w:pPr>
            <w:r w:rsidRPr="006A065A">
              <w:t>25600</w:t>
            </w:r>
          </w:p>
        </w:tc>
        <w:tc>
          <w:tcPr>
            <w:tcW w:w="1350" w:type="dxa"/>
            <w:tcBorders>
              <w:top w:val="single" w:sz="2" w:space="0" w:color="auto"/>
            </w:tcBorders>
            <w:vAlign w:val="bottom"/>
          </w:tcPr>
          <w:p w14:paraId="3B0C4016" w14:textId="77777777" w:rsidR="00C52B44" w:rsidRPr="006A065A" w:rsidRDefault="00C52B44" w:rsidP="00914D58">
            <w:pPr>
              <w:spacing w:before="102"/>
            </w:pPr>
            <w:r w:rsidRPr="006A065A">
              <w:t>1280</w:t>
            </w:r>
          </w:p>
        </w:tc>
      </w:tr>
      <w:tr w:rsidR="006A065A" w:rsidRPr="006A065A" w14:paraId="67B5868E" w14:textId="77777777" w:rsidTr="007E15DC">
        <w:trPr>
          <w:trHeight w:val="360"/>
        </w:trPr>
        <w:tc>
          <w:tcPr>
            <w:tcW w:w="2542" w:type="dxa"/>
            <w:vAlign w:val="bottom"/>
          </w:tcPr>
          <w:p w14:paraId="7DF067D7" w14:textId="77777777" w:rsidR="00C52B44" w:rsidRPr="006A065A" w:rsidRDefault="00C52B44" w:rsidP="00914D58">
            <w:pPr>
              <w:spacing w:before="102"/>
            </w:pPr>
            <w:r w:rsidRPr="006A065A">
              <w:t>A/Puerto Rico/09/2018</w:t>
            </w:r>
          </w:p>
        </w:tc>
        <w:tc>
          <w:tcPr>
            <w:tcW w:w="784" w:type="dxa"/>
            <w:shd w:val="clear" w:color="auto" w:fill="FF993B"/>
            <w:vAlign w:val="bottom"/>
          </w:tcPr>
          <w:p w14:paraId="0ACC9CDE" w14:textId="77777777" w:rsidR="00C52B44" w:rsidRPr="006A065A" w:rsidRDefault="00C52B44" w:rsidP="00914D58">
            <w:pPr>
              <w:spacing w:before="102"/>
              <w:jc w:val="center"/>
            </w:pPr>
            <w:r w:rsidRPr="006A065A">
              <w:t>A2/re</w:t>
            </w:r>
          </w:p>
        </w:tc>
        <w:tc>
          <w:tcPr>
            <w:tcW w:w="1589" w:type="dxa"/>
            <w:vAlign w:val="bottom"/>
          </w:tcPr>
          <w:p w14:paraId="66AAAA91" w14:textId="77777777" w:rsidR="00C52B44" w:rsidRPr="006A065A" w:rsidRDefault="00C52B44" w:rsidP="00914D58">
            <w:pPr>
              <w:spacing w:before="102"/>
            </w:pPr>
            <w:r w:rsidRPr="006A065A">
              <w:t>640</w:t>
            </w:r>
          </w:p>
        </w:tc>
        <w:tc>
          <w:tcPr>
            <w:tcW w:w="1890" w:type="dxa"/>
            <w:vAlign w:val="bottom"/>
          </w:tcPr>
          <w:p w14:paraId="3C5E662D" w14:textId="77777777" w:rsidR="00C52B44" w:rsidRPr="006A065A" w:rsidRDefault="00C52B44" w:rsidP="00914D58">
            <w:pPr>
              <w:spacing w:before="102"/>
            </w:pPr>
            <w:r w:rsidRPr="006A065A">
              <w:t>2560</w:t>
            </w:r>
          </w:p>
        </w:tc>
        <w:tc>
          <w:tcPr>
            <w:tcW w:w="1620" w:type="dxa"/>
            <w:vAlign w:val="bottom"/>
          </w:tcPr>
          <w:p w14:paraId="0C829C99" w14:textId="77777777" w:rsidR="00C52B44" w:rsidRPr="006A065A" w:rsidRDefault="00C52B44" w:rsidP="00914D58">
            <w:pPr>
              <w:spacing w:before="102"/>
            </w:pPr>
            <w:r w:rsidRPr="006A065A">
              <w:t>25600</w:t>
            </w:r>
          </w:p>
        </w:tc>
        <w:tc>
          <w:tcPr>
            <w:tcW w:w="1350" w:type="dxa"/>
            <w:vAlign w:val="bottom"/>
          </w:tcPr>
          <w:p w14:paraId="09BE61AB" w14:textId="77777777" w:rsidR="00C52B44" w:rsidRPr="006A065A" w:rsidRDefault="00C52B44" w:rsidP="00914D58">
            <w:pPr>
              <w:spacing w:before="102"/>
            </w:pPr>
            <w:r w:rsidRPr="006A065A">
              <w:t>1280</w:t>
            </w:r>
          </w:p>
        </w:tc>
      </w:tr>
      <w:tr w:rsidR="006A065A" w:rsidRPr="006A065A" w14:paraId="6D585DBD" w14:textId="77777777" w:rsidTr="007E15DC">
        <w:trPr>
          <w:trHeight w:val="360"/>
        </w:trPr>
        <w:tc>
          <w:tcPr>
            <w:tcW w:w="2542" w:type="dxa"/>
            <w:vAlign w:val="bottom"/>
          </w:tcPr>
          <w:p w14:paraId="39F7E096" w14:textId="77777777" w:rsidR="00C52B44" w:rsidRPr="006A065A" w:rsidRDefault="00C52B44" w:rsidP="00914D58">
            <w:pPr>
              <w:spacing w:before="102"/>
            </w:pPr>
            <w:r w:rsidRPr="006A065A">
              <w:t>A/Peru/3817/2017</w:t>
            </w:r>
          </w:p>
        </w:tc>
        <w:tc>
          <w:tcPr>
            <w:tcW w:w="784" w:type="dxa"/>
            <w:tcBorders>
              <w:bottom w:val="single" w:sz="12" w:space="0" w:color="auto"/>
            </w:tcBorders>
            <w:shd w:val="clear" w:color="auto" w:fill="FF993B"/>
            <w:vAlign w:val="bottom"/>
          </w:tcPr>
          <w:p w14:paraId="756F9CA7" w14:textId="77777777" w:rsidR="00C52B44" w:rsidRPr="006A065A" w:rsidRDefault="00C52B44" w:rsidP="00914D58">
            <w:pPr>
              <w:spacing w:before="102"/>
              <w:jc w:val="center"/>
            </w:pPr>
            <w:r w:rsidRPr="006A065A">
              <w:t>A2/re</w:t>
            </w:r>
          </w:p>
        </w:tc>
        <w:tc>
          <w:tcPr>
            <w:tcW w:w="1589" w:type="dxa"/>
            <w:vAlign w:val="bottom"/>
          </w:tcPr>
          <w:p w14:paraId="55D99B6B" w14:textId="77777777" w:rsidR="00C52B44" w:rsidRPr="006A065A" w:rsidRDefault="00C52B44" w:rsidP="00914D58">
            <w:pPr>
              <w:spacing w:before="102"/>
            </w:pPr>
            <w:r w:rsidRPr="006A065A">
              <w:t>640</w:t>
            </w:r>
          </w:p>
        </w:tc>
        <w:tc>
          <w:tcPr>
            <w:tcW w:w="1890" w:type="dxa"/>
            <w:vAlign w:val="bottom"/>
          </w:tcPr>
          <w:p w14:paraId="182C2F51" w14:textId="77777777" w:rsidR="00C52B44" w:rsidRPr="006A065A" w:rsidRDefault="00C52B44" w:rsidP="00914D58">
            <w:pPr>
              <w:spacing w:before="102"/>
            </w:pPr>
            <w:r w:rsidRPr="006A065A">
              <w:t>640</w:t>
            </w:r>
          </w:p>
        </w:tc>
        <w:tc>
          <w:tcPr>
            <w:tcW w:w="1620" w:type="dxa"/>
            <w:vAlign w:val="bottom"/>
          </w:tcPr>
          <w:p w14:paraId="721FE8ED" w14:textId="77777777" w:rsidR="00C52B44" w:rsidRPr="006A065A" w:rsidRDefault="00C52B44" w:rsidP="00914D58">
            <w:pPr>
              <w:spacing w:before="102"/>
            </w:pPr>
            <w:r w:rsidRPr="006A065A">
              <w:t>12800</w:t>
            </w:r>
          </w:p>
        </w:tc>
        <w:tc>
          <w:tcPr>
            <w:tcW w:w="1350" w:type="dxa"/>
            <w:vAlign w:val="bottom"/>
          </w:tcPr>
          <w:p w14:paraId="4D37B645" w14:textId="77777777" w:rsidR="00C52B44" w:rsidRPr="006A065A" w:rsidRDefault="00C52B44" w:rsidP="00914D58">
            <w:pPr>
              <w:spacing w:before="102"/>
            </w:pPr>
            <w:r w:rsidRPr="006A065A">
              <w:t>640</w:t>
            </w:r>
          </w:p>
        </w:tc>
      </w:tr>
      <w:tr w:rsidR="006A065A" w:rsidRPr="006A065A" w14:paraId="1FD5A85D" w14:textId="77777777" w:rsidTr="007E15DC">
        <w:trPr>
          <w:trHeight w:val="360"/>
        </w:trPr>
        <w:tc>
          <w:tcPr>
            <w:tcW w:w="2542" w:type="dxa"/>
            <w:vAlign w:val="bottom"/>
          </w:tcPr>
          <w:p w14:paraId="72111258" w14:textId="77777777" w:rsidR="00C52B44" w:rsidRPr="006A065A" w:rsidRDefault="00C52B44" w:rsidP="00914D58">
            <w:pPr>
              <w:spacing w:before="102"/>
            </w:pPr>
            <w:r w:rsidRPr="006A065A">
              <w:t>A/Cambodia/949/2017</w:t>
            </w:r>
          </w:p>
        </w:tc>
        <w:tc>
          <w:tcPr>
            <w:tcW w:w="784" w:type="dxa"/>
            <w:tcBorders>
              <w:top w:val="single" w:sz="12" w:space="0" w:color="auto"/>
              <w:bottom w:val="single" w:sz="18" w:space="0" w:color="auto"/>
            </w:tcBorders>
            <w:shd w:val="clear" w:color="auto" w:fill="FF6933"/>
            <w:vAlign w:val="bottom"/>
          </w:tcPr>
          <w:p w14:paraId="13F9AF62" w14:textId="77777777" w:rsidR="00C52B44" w:rsidRPr="006A065A" w:rsidRDefault="00C52B44" w:rsidP="00914D58">
            <w:pPr>
              <w:spacing w:before="102"/>
              <w:jc w:val="center"/>
            </w:pPr>
            <w:r w:rsidRPr="006A065A">
              <w:t>A3</w:t>
            </w:r>
          </w:p>
        </w:tc>
        <w:tc>
          <w:tcPr>
            <w:tcW w:w="1589" w:type="dxa"/>
            <w:vAlign w:val="bottom"/>
          </w:tcPr>
          <w:p w14:paraId="6CCA0E5A" w14:textId="77777777" w:rsidR="00C52B44" w:rsidRPr="006A065A" w:rsidRDefault="00C52B44" w:rsidP="00914D58">
            <w:pPr>
              <w:spacing w:before="102"/>
            </w:pPr>
            <w:r w:rsidRPr="006A065A">
              <w:t>320</w:t>
            </w:r>
          </w:p>
        </w:tc>
        <w:tc>
          <w:tcPr>
            <w:tcW w:w="1890" w:type="dxa"/>
            <w:vAlign w:val="bottom"/>
          </w:tcPr>
          <w:p w14:paraId="1E95850A" w14:textId="77777777" w:rsidR="00C52B44" w:rsidRPr="006A065A" w:rsidRDefault="00C52B44" w:rsidP="00914D58">
            <w:pPr>
              <w:spacing w:before="102"/>
            </w:pPr>
            <w:r w:rsidRPr="006A065A">
              <w:t>640</w:t>
            </w:r>
          </w:p>
        </w:tc>
        <w:tc>
          <w:tcPr>
            <w:tcW w:w="1620" w:type="dxa"/>
            <w:vAlign w:val="bottom"/>
          </w:tcPr>
          <w:p w14:paraId="691D8B4D" w14:textId="77777777" w:rsidR="00C52B44" w:rsidRPr="006A065A" w:rsidRDefault="00C52B44" w:rsidP="00914D58">
            <w:pPr>
              <w:spacing w:before="102"/>
            </w:pPr>
            <w:r w:rsidRPr="006A065A">
              <w:t>800</w:t>
            </w:r>
          </w:p>
        </w:tc>
        <w:tc>
          <w:tcPr>
            <w:tcW w:w="1350" w:type="dxa"/>
            <w:vAlign w:val="bottom"/>
          </w:tcPr>
          <w:p w14:paraId="2D75EB6E" w14:textId="77777777" w:rsidR="00C52B44" w:rsidRPr="006A065A" w:rsidRDefault="00C52B44" w:rsidP="00914D58">
            <w:pPr>
              <w:spacing w:before="102"/>
            </w:pPr>
            <w:r w:rsidRPr="006A065A">
              <w:t>640</w:t>
            </w:r>
          </w:p>
        </w:tc>
      </w:tr>
      <w:tr w:rsidR="006A065A" w:rsidRPr="006A065A" w14:paraId="7F31C464" w14:textId="77777777" w:rsidTr="007E15DC">
        <w:trPr>
          <w:trHeight w:val="342"/>
        </w:trPr>
        <w:tc>
          <w:tcPr>
            <w:tcW w:w="2542" w:type="dxa"/>
            <w:vAlign w:val="bottom"/>
          </w:tcPr>
          <w:p w14:paraId="62A8C39C" w14:textId="77777777" w:rsidR="00C52B44" w:rsidRPr="006A065A" w:rsidRDefault="00C52B44" w:rsidP="00914D58">
            <w:pPr>
              <w:spacing w:before="102"/>
            </w:pPr>
            <w:r w:rsidRPr="006A065A">
              <w:t>A/New Jersey/23/2018</w:t>
            </w:r>
          </w:p>
        </w:tc>
        <w:tc>
          <w:tcPr>
            <w:tcW w:w="784" w:type="dxa"/>
            <w:tcBorders>
              <w:top w:val="single" w:sz="18" w:space="0" w:color="auto"/>
            </w:tcBorders>
            <w:shd w:val="clear" w:color="auto" w:fill="61B3C9"/>
            <w:vAlign w:val="bottom"/>
          </w:tcPr>
          <w:p w14:paraId="7F6530FA" w14:textId="77777777" w:rsidR="00C52B44" w:rsidRPr="006A065A" w:rsidRDefault="00C52B44" w:rsidP="00914D58">
            <w:pPr>
              <w:spacing w:before="102"/>
              <w:jc w:val="center"/>
            </w:pPr>
            <w:r w:rsidRPr="006A065A">
              <w:t>3c3.A</w:t>
            </w:r>
          </w:p>
        </w:tc>
        <w:tc>
          <w:tcPr>
            <w:tcW w:w="1589" w:type="dxa"/>
            <w:vAlign w:val="bottom"/>
          </w:tcPr>
          <w:p w14:paraId="6814E9F1" w14:textId="77777777" w:rsidR="00C52B44" w:rsidRPr="006A065A" w:rsidRDefault="00C52B44" w:rsidP="00914D58">
            <w:pPr>
              <w:spacing w:before="102"/>
            </w:pPr>
            <w:r w:rsidRPr="006A065A">
              <w:t>80</w:t>
            </w:r>
          </w:p>
        </w:tc>
        <w:tc>
          <w:tcPr>
            <w:tcW w:w="1890" w:type="dxa"/>
            <w:vAlign w:val="bottom"/>
          </w:tcPr>
          <w:p w14:paraId="055FBDF6" w14:textId="77777777" w:rsidR="00C52B44" w:rsidRPr="006A065A" w:rsidRDefault="00C52B44" w:rsidP="00914D58">
            <w:pPr>
              <w:spacing w:before="102"/>
            </w:pPr>
            <w:r w:rsidRPr="006A065A">
              <w:t>320</w:t>
            </w:r>
          </w:p>
        </w:tc>
        <w:tc>
          <w:tcPr>
            <w:tcW w:w="1620" w:type="dxa"/>
            <w:vAlign w:val="bottom"/>
          </w:tcPr>
          <w:p w14:paraId="45074010" w14:textId="77777777" w:rsidR="00C52B44" w:rsidRPr="006A065A" w:rsidRDefault="00C52B44" w:rsidP="00914D58">
            <w:pPr>
              <w:spacing w:before="102"/>
            </w:pPr>
            <w:r w:rsidRPr="006A065A">
              <w:t>&lt;200</w:t>
            </w:r>
          </w:p>
        </w:tc>
        <w:tc>
          <w:tcPr>
            <w:tcW w:w="1350" w:type="dxa"/>
            <w:vAlign w:val="bottom"/>
          </w:tcPr>
          <w:p w14:paraId="42317A68" w14:textId="77777777" w:rsidR="00C52B44" w:rsidRPr="006A065A" w:rsidRDefault="00C52B44" w:rsidP="00914D58">
            <w:pPr>
              <w:spacing w:before="102"/>
            </w:pPr>
            <w:r w:rsidRPr="006A065A">
              <w:t>80</w:t>
            </w:r>
          </w:p>
        </w:tc>
      </w:tr>
      <w:tr w:rsidR="006A065A" w:rsidRPr="006A065A" w14:paraId="128801EB" w14:textId="77777777" w:rsidTr="007E15DC">
        <w:trPr>
          <w:trHeight w:val="360"/>
        </w:trPr>
        <w:tc>
          <w:tcPr>
            <w:tcW w:w="2542" w:type="dxa"/>
            <w:vAlign w:val="bottom"/>
          </w:tcPr>
          <w:p w14:paraId="33481DA6" w14:textId="77777777" w:rsidR="00C52B44" w:rsidRPr="006A065A" w:rsidRDefault="00C52B44" w:rsidP="00914D58">
            <w:pPr>
              <w:spacing w:before="102"/>
            </w:pPr>
            <w:r w:rsidRPr="006A065A">
              <w:t>A/Delaware/20/2018</w:t>
            </w:r>
          </w:p>
        </w:tc>
        <w:tc>
          <w:tcPr>
            <w:tcW w:w="784" w:type="dxa"/>
            <w:shd w:val="clear" w:color="auto" w:fill="61B3C9"/>
            <w:vAlign w:val="bottom"/>
          </w:tcPr>
          <w:p w14:paraId="70A643BE" w14:textId="77777777" w:rsidR="00C52B44" w:rsidRPr="006A065A" w:rsidRDefault="00C52B44" w:rsidP="00914D58">
            <w:pPr>
              <w:spacing w:before="102"/>
              <w:jc w:val="center"/>
            </w:pPr>
            <w:r w:rsidRPr="006A065A">
              <w:t>3c3.A</w:t>
            </w:r>
          </w:p>
        </w:tc>
        <w:tc>
          <w:tcPr>
            <w:tcW w:w="1589" w:type="dxa"/>
            <w:vAlign w:val="bottom"/>
          </w:tcPr>
          <w:p w14:paraId="3581B314" w14:textId="77777777" w:rsidR="00C52B44" w:rsidRPr="006A065A" w:rsidRDefault="00C52B44" w:rsidP="00914D58">
            <w:pPr>
              <w:spacing w:before="102"/>
            </w:pPr>
            <w:r w:rsidRPr="006A065A">
              <w:t>20</w:t>
            </w:r>
          </w:p>
        </w:tc>
        <w:tc>
          <w:tcPr>
            <w:tcW w:w="1890" w:type="dxa"/>
            <w:vAlign w:val="bottom"/>
          </w:tcPr>
          <w:p w14:paraId="4BBFE533" w14:textId="77777777" w:rsidR="00C52B44" w:rsidRPr="006A065A" w:rsidRDefault="00C52B44" w:rsidP="00914D58">
            <w:pPr>
              <w:spacing w:before="102"/>
            </w:pPr>
            <w:r w:rsidRPr="006A065A">
              <w:t>160</w:t>
            </w:r>
          </w:p>
        </w:tc>
        <w:tc>
          <w:tcPr>
            <w:tcW w:w="1620" w:type="dxa"/>
            <w:vAlign w:val="bottom"/>
          </w:tcPr>
          <w:p w14:paraId="1BC8B4B0" w14:textId="77777777" w:rsidR="00C52B44" w:rsidRPr="006A065A" w:rsidRDefault="00C52B44" w:rsidP="00914D58">
            <w:pPr>
              <w:spacing w:before="102"/>
            </w:pPr>
            <w:r w:rsidRPr="006A065A">
              <w:t>&lt;200</w:t>
            </w:r>
          </w:p>
        </w:tc>
        <w:tc>
          <w:tcPr>
            <w:tcW w:w="1350" w:type="dxa"/>
            <w:vAlign w:val="bottom"/>
          </w:tcPr>
          <w:p w14:paraId="7DC891A2" w14:textId="77777777" w:rsidR="00C52B44" w:rsidRPr="006A065A" w:rsidRDefault="00C52B44" w:rsidP="00914D58">
            <w:pPr>
              <w:spacing w:before="102"/>
            </w:pPr>
            <w:r w:rsidRPr="006A065A">
              <w:t>40</w:t>
            </w:r>
          </w:p>
        </w:tc>
      </w:tr>
      <w:tr w:rsidR="006A065A" w:rsidRPr="006A065A" w14:paraId="56BB7B54" w14:textId="77777777" w:rsidTr="007E15DC">
        <w:trPr>
          <w:trHeight w:val="360"/>
        </w:trPr>
        <w:tc>
          <w:tcPr>
            <w:tcW w:w="2542" w:type="dxa"/>
            <w:vAlign w:val="bottom"/>
          </w:tcPr>
          <w:p w14:paraId="06BE56D6" w14:textId="77777777" w:rsidR="00C52B44" w:rsidRPr="006A065A" w:rsidRDefault="00C52B44" w:rsidP="00914D58">
            <w:pPr>
              <w:spacing w:before="102"/>
            </w:pPr>
            <w:r w:rsidRPr="006A065A">
              <w:t>A/Massachusetts/18/2018</w:t>
            </w:r>
          </w:p>
        </w:tc>
        <w:tc>
          <w:tcPr>
            <w:tcW w:w="784" w:type="dxa"/>
            <w:shd w:val="clear" w:color="auto" w:fill="61B3C9"/>
            <w:vAlign w:val="bottom"/>
          </w:tcPr>
          <w:p w14:paraId="4F1607A3" w14:textId="77777777" w:rsidR="00C52B44" w:rsidRPr="006A065A" w:rsidRDefault="00C52B44" w:rsidP="00914D58">
            <w:pPr>
              <w:spacing w:before="102"/>
              <w:jc w:val="center"/>
            </w:pPr>
            <w:r w:rsidRPr="006A065A">
              <w:t>3c3.A</w:t>
            </w:r>
          </w:p>
        </w:tc>
        <w:tc>
          <w:tcPr>
            <w:tcW w:w="1589" w:type="dxa"/>
            <w:vAlign w:val="bottom"/>
          </w:tcPr>
          <w:p w14:paraId="1B2FE563" w14:textId="77777777" w:rsidR="00C52B44" w:rsidRPr="006A065A" w:rsidRDefault="00C52B44" w:rsidP="00914D58">
            <w:pPr>
              <w:spacing w:before="102"/>
            </w:pPr>
            <w:r w:rsidRPr="006A065A">
              <w:t>40</w:t>
            </w:r>
          </w:p>
        </w:tc>
        <w:tc>
          <w:tcPr>
            <w:tcW w:w="1890" w:type="dxa"/>
            <w:vAlign w:val="bottom"/>
          </w:tcPr>
          <w:p w14:paraId="177FD365" w14:textId="77777777" w:rsidR="00C52B44" w:rsidRPr="006A065A" w:rsidRDefault="00C52B44" w:rsidP="00914D58">
            <w:pPr>
              <w:spacing w:before="102"/>
            </w:pPr>
            <w:r w:rsidRPr="006A065A">
              <w:t>80</w:t>
            </w:r>
          </w:p>
        </w:tc>
        <w:tc>
          <w:tcPr>
            <w:tcW w:w="1620" w:type="dxa"/>
            <w:vAlign w:val="bottom"/>
          </w:tcPr>
          <w:p w14:paraId="1DDD87A9" w14:textId="77777777" w:rsidR="00C52B44" w:rsidRPr="006A065A" w:rsidRDefault="00C52B44" w:rsidP="00914D58">
            <w:pPr>
              <w:spacing w:before="102"/>
            </w:pPr>
            <w:r w:rsidRPr="006A065A">
              <w:t>&lt;200</w:t>
            </w:r>
          </w:p>
        </w:tc>
        <w:tc>
          <w:tcPr>
            <w:tcW w:w="1350" w:type="dxa"/>
            <w:vAlign w:val="bottom"/>
          </w:tcPr>
          <w:p w14:paraId="56AA1A30" w14:textId="77777777" w:rsidR="00C52B44" w:rsidRPr="006A065A" w:rsidRDefault="00C52B44" w:rsidP="00914D58">
            <w:pPr>
              <w:spacing w:before="102"/>
            </w:pPr>
            <w:r w:rsidRPr="006A065A">
              <w:t>40</w:t>
            </w:r>
          </w:p>
        </w:tc>
      </w:tr>
    </w:tbl>
    <w:p w14:paraId="717721D3" w14:textId="77777777" w:rsidR="00D03239" w:rsidRPr="006A065A" w:rsidRDefault="00104B13">
      <w:pPr>
        <w:spacing w:before="102"/>
        <w:ind w:left="120"/>
        <w:rPr>
          <w:b/>
          <w:sz w:val="18"/>
        </w:rPr>
      </w:pPr>
      <w:r w:rsidRPr="006A065A">
        <w:rPr>
          <w:b/>
          <w:sz w:val="18"/>
        </w:rPr>
        <w:t xml:space="preserve"> </w:t>
      </w:r>
    </w:p>
    <w:p w14:paraId="02599377" w14:textId="77777777" w:rsidR="00754968" w:rsidRPr="006A065A" w:rsidRDefault="00754968">
      <w:pPr>
        <w:spacing w:before="102"/>
        <w:ind w:left="120"/>
      </w:pPr>
      <w:r w:rsidRPr="006A065A">
        <w:rPr>
          <w:b/>
        </w:rPr>
        <w:t xml:space="preserve">Supplementary Table </w:t>
      </w:r>
      <w:r w:rsidR="00576FAD">
        <w:rPr>
          <w:b/>
        </w:rPr>
        <w:t>I</w:t>
      </w:r>
      <w:r w:rsidRPr="006A065A">
        <w:t xml:space="preserve">. </w:t>
      </w:r>
      <w:r w:rsidR="0016655B" w:rsidRPr="006A065A">
        <w:t>Focus reduction assay of reference viruses and conte</w:t>
      </w:r>
      <w:r w:rsidR="005D7F1A" w:rsidRPr="006A065A">
        <w:t>mporary test viruses.</w:t>
      </w:r>
    </w:p>
    <w:p w14:paraId="417B00CA" w14:textId="77777777" w:rsidR="00D370C4" w:rsidRDefault="000475A0">
      <w:pPr>
        <w:pStyle w:val="BodyText"/>
        <w:spacing w:before="1"/>
        <w:rPr>
          <w:rFonts w:ascii="Arial"/>
          <w:b/>
          <w:sz w:val="17"/>
        </w:rPr>
      </w:pPr>
      <w:r>
        <w:rPr>
          <w:noProof/>
        </w:rPr>
        <w:lastRenderedPageBreak/>
        <w:drawing>
          <wp:anchor distT="0" distB="0" distL="0" distR="0" simplePos="0" relativeHeight="251656192" behindDoc="0" locked="0" layoutInCell="1" allowOverlap="1" wp14:anchorId="1EDCB849" wp14:editId="1496825E">
            <wp:simplePos x="0" y="0"/>
            <wp:positionH relativeFrom="page">
              <wp:posOffset>1033780</wp:posOffset>
            </wp:positionH>
            <wp:positionV relativeFrom="paragraph">
              <wp:posOffset>153670</wp:posOffset>
            </wp:positionV>
            <wp:extent cx="6019800" cy="312293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019800" cy="3122930"/>
                    </a:xfrm>
                    <a:prstGeom prst="rect">
                      <a:avLst/>
                    </a:prstGeom>
                  </pic:spPr>
                </pic:pic>
              </a:graphicData>
            </a:graphic>
            <wp14:sizeRelH relativeFrom="margin">
              <wp14:pctWidth>0</wp14:pctWidth>
            </wp14:sizeRelH>
            <wp14:sizeRelV relativeFrom="margin">
              <wp14:pctHeight>0</wp14:pctHeight>
            </wp14:sizeRelV>
          </wp:anchor>
        </w:drawing>
      </w:r>
    </w:p>
    <w:p w14:paraId="26DA26F2" w14:textId="77777777" w:rsidR="00D370C4" w:rsidRDefault="00D370C4">
      <w:pPr>
        <w:pStyle w:val="BodyText"/>
        <w:rPr>
          <w:rFonts w:ascii="Arial"/>
          <w:b/>
          <w:sz w:val="27"/>
        </w:rPr>
      </w:pPr>
    </w:p>
    <w:p w14:paraId="1A14C910" w14:textId="77777777" w:rsidR="00D370C4" w:rsidRPr="00301AC0" w:rsidRDefault="000475A0" w:rsidP="00C2719D">
      <w:pPr>
        <w:spacing w:before="104" w:line="242" w:lineRule="auto"/>
        <w:ind w:left="119" w:right="79"/>
      </w:pPr>
      <w:bookmarkStart w:id="38" w:name="_bookmark38"/>
      <w:bookmarkEnd w:id="38"/>
      <w:r w:rsidRPr="00301AC0">
        <w:rPr>
          <w:b/>
          <w:bCs/>
        </w:rPr>
        <w:t xml:space="preserve">Figure S1. </w:t>
      </w:r>
      <w:r w:rsidRPr="00301AC0">
        <w:rPr>
          <w:i/>
          <w:iCs/>
        </w:rPr>
        <w:t xml:space="preserve">(left) </w:t>
      </w:r>
      <w:r w:rsidRPr="00301AC0">
        <w:t>Temporally resolved haemagglutinin</w:t>
      </w:r>
      <w:r w:rsidR="00C2719D" w:rsidRPr="00301AC0">
        <w:t xml:space="preserve"> phylogenetic tree colored by amino acid substitutions in </w:t>
      </w:r>
      <w:r w:rsidRPr="00301AC0">
        <w:t xml:space="preserve">epitope sites </w:t>
      </w:r>
      <w:hyperlink w:anchor="_bookmark35" w:history="1">
        <w:r w:rsidRPr="00301AC0">
          <w:t xml:space="preserve">(Wolf </w:t>
        </w:r>
        <w:r w:rsidRPr="00301AC0">
          <w:rPr>
            <w:i/>
            <w:iCs/>
          </w:rPr>
          <w:t>et al.</w:t>
        </w:r>
      </w:hyperlink>
      <w:r w:rsidRPr="00301AC0">
        <w:t xml:space="preserve">, </w:t>
      </w:r>
      <w:hyperlink w:anchor="_bookmark35" w:history="1">
        <w:r w:rsidRPr="00301AC0">
          <w:t>2006)</w:t>
        </w:r>
      </w:hyperlink>
      <w:r w:rsidRPr="00301AC0">
        <w:t xml:space="preserve"> of HA. </w:t>
      </w:r>
      <w:r w:rsidRPr="00301AC0">
        <w:rPr>
          <w:i/>
          <w:iCs/>
        </w:rPr>
        <w:t xml:space="preserve">(right) </w:t>
      </w:r>
      <w:r w:rsidRPr="00301AC0">
        <w:t>The same tree, colored by antigenic advance—a measure of how much antigenic drift viruses have undergone based on related viruses’ HI titers. Both measures normally indicate that a clade may be prone to grow rapidly, due to increased ability to escape immune pressure. In both trees A2/re does not demonstrate any change from A2, making its sudden growth unusual.</w:t>
      </w:r>
    </w:p>
    <w:p w14:paraId="2A7238AA" w14:textId="0F2649E6" w:rsidR="002D4ACE" w:rsidRDefault="002D4ACE">
      <w:pPr>
        <w:rPr>
          <w:sz w:val="20"/>
          <w:szCs w:val="20"/>
        </w:rPr>
      </w:pPr>
      <w:r>
        <w:br w:type="page"/>
      </w:r>
    </w:p>
    <w:p w14:paraId="49FDEA7E" w14:textId="77777777" w:rsidR="00D370C4" w:rsidRDefault="00B21992">
      <w:pPr>
        <w:pStyle w:val="BodyText"/>
      </w:pPr>
      <w:r>
        <w:rPr>
          <w:noProof/>
        </w:rPr>
        <w:lastRenderedPageBreak/>
        <w:drawing>
          <wp:anchor distT="0" distB="0" distL="0" distR="0" simplePos="0" relativeHeight="251657216" behindDoc="0" locked="0" layoutInCell="1" allowOverlap="1" wp14:anchorId="6D140C50" wp14:editId="352953CC">
            <wp:simplePos x="0" y="0"/>
            <wp:positionH relativeFrom="page">
              <wp:posOffset>1004935</wp:posOffset>
            </wp:positionH>
            <wp:positionV relativeFrom="paragraph">
              <wp:posOffset>242765</wp:posOffset>
            </wp:positionV>
            <wp:extent cx="6048985" cy="3224651"/>
            <wp:effectExtent l="0" t="0" r="0" b="127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6050205" cy="3225301"/>
                    </a:xfrm>
                    <a:prstGeom prst="rect">
                      <a:avLst/>
                    </a:prstGeom>
                  </pic:spPr>
                </pic:pic>
              </a:graphicData>
            </a:graphic>
            <wp14:sizeRelH relativeFrom="margin">
              <wp14:pctWidth>0</wp14:pctWidth>
            </wp14:sizeRelH>
            <wp14:sizeRelV relativeFrom="margin">
              <wp14:pctHeight>0</wp14:pctHeight>
            </wp14:sizeRelV>
          </wp:anchor>
        </w:drawing>
      </w:r>
    </w:p>
    <w:p w14:paraId="2D19D0DF" w14:textId="77777777" w:rsidR="00D370C4" w:rsidRDefault="00D370C4">
      <w:pPr>
        <w:pStyle w:val="BodyText"/>
      </w:pPr>
    </w:p>
    <w:p w14:paraId="526EC078" w14:textId="77777777" w:rsidR="00D370C4" w:rsidRDefault="00D370C4">
      <w:pPr>
        <w:pStyle w:val="BodyText"/>
        <w:rPr>
          <w:sz w:val="26"/>
        </w:rPr>
      </w:pPr>
    </w:p>
    <w:p w14:paraId="7DDAA40A" w14:textId="77777777" w:rsidR="00D370C4" w:rsidRDefault="00D370C4">
      <w:pPr>
        <w:pStyle w:val="BodyText"/>
        <w:rPr>
          <w:sz w:val="17"/>
        </w:rPr>
      </w:pPr>
    </w:p>
    <w:p w14:paraId="47D41BC7" w14:textId="77777777" w:rsidR="00D370C4" w:rsidRPr="00301AC0" w:rsidRDefault="000475A0">
      <w:pPr>
        <w:spacing w:before="104" w:line="242" w:lineRule="auto"/>
        <w:ind w:left="120" w:right="27"/>
      </w:pPr>
      <w:bookmarkStart w:id="39" w:name="_bookmark39"/>
      <w:bookmarkEnd w:id="39"/>
      <w:r w:rsidRPr="00301AC0">
        <w:rPr>
          <w:b/>
        </w:rPr>
        <w:t xml:space="preserve">Figure S2. </w:t>
      </w:r>
      <w:r w:rsidRPr="00301AC0">
        <w:t>Tangle tree matching phylogenetic trees of HA and NA, colored by local branching index (LBI)—a measure that captures rapid expansion of clades. Here, LBI reveals that there is an inflection point where rapid clade growth begins at the same time that A2/re differentiates from A2 in the HA tree. Similarly, LBI is highest in the matched viruses of the NA tree, indicating that the reassortant virus saw much greater success than either of the background viruses from which it arose.</w:t>
      </w:r>
    </w:p>
    <w:p w14:paraId="2F3A7CC8" w14:textId="77777777" w:rsidR="00D370C4" w:rsidRDefault="00D370C4">
      <w:pPr>
        <w:spacing w:line="242" w:lineRule="auto"/>
        <w:rPr>
          <w:sz w:val="18"/>
        </w:rPr>
        <w:sectPr w:rsidR="00D370C4" w:rsidSect="00800E5C">
          <w:headerReference w:type="default" r:id="rId14"/>
          <w:pgSz w:w="12240" w:h="15840"/>
          <w:pgMar w:top="1440" w:right="1440" w:bottom="1440" w:left="1440" w:header="533" w:footer="0" w:gutter="0"/>
          <w:cols w:space="720"/>
          <w:docGrid w:linePitch="299"/>
        </w:sectPr>
      </w:pPr>
    </w:p>
    <w:p w14:paraId="71D1D62D" w14:textId="77777777" w:rsidR="00D370C4" w:rsidRDefault="00D370C4">
      <w:pPr>
        <w:pStyle w:val="BodyText"/>
        <w:spacing w:before="9"/>
        <w:rPr>
          <w:sz w:val="22"/>
        </w:rPr>
      </w:pPr>
    </w:p>
    <w:p w14:paraId="1A126E2B" w14:textId="77777777" w:rsidR="00D370C4" w:rsidRDefault="000475A0">
      <w:pPr>
        <w:pStyle w:val="BodyText"/>
        <w:ind w:left="150"/>
      </w:pPr>
      <w:r>
        <w:rPr>
          <w:noProof/>
        </w:rPr>
        <w:drawing>
          <wp:inline distT="0" distB="0" distL="0" distR="0" wp14:anchorId="0D8080F8" wp14:editId="15E064FE">
            <wp:extent cx="6347460" cy="505206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347460" cy="5052060"/>
                    </a:xfrm>
                    <a:prstGeom prst="rect">
                      <a:avLst/>
                    </a:prstGeom>
                  </pic:spPr>
                </pic:pic>
              </a:graphicData>
            </a:graphic>
          </wp:inline>
        </w:drawing>
      </w:r>
    </w:p>
    <w:p w14:paraId="501917CD" w14:textId="77777777" w:rsidR="00D370C4" w:rsidRDefault="00D370C4">
      <w:pPr>
        <w:pStyle w:val="BodyText"/>
        <w:spacing w:before="2"/>
        <w:rPr>
          <w:sz w:val="28"/>
        </w:rPr>
      </w:pPr>
    </w:p>
    <w:p w14:paraId="6DB2E571" w14:textId="77777777" w:rsidR="00D370C4" w:rsidRPr="00301AC0" w:rsidRDefault="000475A0">
      <w:pPr>
        <w:spacing w:before="104" w:line="242" w:lineRule="auto"/>
        <w:ind w:left="100" w:right="84"/>
      </w:pPr>
      <w:bookmarkStart w:id="40" w:name="_bookmark40"/>
      <w:bookmarkEnd w:id="40"/>
      <w:r w:rsidRPr="00301AC0">
        <w:rPr>
          <w:b/>
        </w:rPr>
        <w:t xml:space="preserve">Figure S3. </w:t>
      </w:r>
      <w:r w:rsidRPr="00301AC0">
        <w:rPr>
          <w:spacing w:val="-3"/>
        </w:rPr>
        <w:t xml:space="preserve">Tangle </w:t>
      </w:r>
      <w:r w:rsidRPr="00301AC0">
        <w:t>trees matching the HA phylogeny (always on left) with the six other non-NA segments. Clade A2 is colored in blue, A1b is colored in</w:t>
      </w:r>
      <w:r w:rsidRPr="00301AC0">
        <w:rPr>
          <w:spacing w:val="-3"/>
        </w:rPr>
        <w:t xml:space="preserve"> yellow, </w:t>
      </w:r>
      <w:r w:rsidRPr="00301AC0">
        <w:t>and A2/re is in red. In all segments other than PB1 (top right) A2 and A2/re lie in different parts of the tree in the second segment than in HA, indicating that reassortment has taken place.</w:t>
      </w:r>
    </w:p>
    <w:sectPr w:rsidR="00D370C4" w:rsidRPr="00301AC0" w:rsidSect="00800E5C">
      <w:pgSz w:w="12240" w:h="15840"/>
      <w:pgMar w:top="1440" w:right="1440" w:bottom="1440" w:left="1440" w:header="533"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55363" w14:textId="77777777" w:rsidR="00FB7D99" w:rsidRDefault="00FB7D99">
      <w:r>
        <w:separator/>
      </w:r>
    </w:p>
  </w:endnote>
  <w:endnote w:type="continuationSeparator" w:id="0">
    <w:p w14:paraId="6EC69D5D" w14:textId="77777777" w:rsidR="00FB7D99" w:rsidRDefault="00FB7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95A1D" w14:textId="77777777" w:rsidR="00FB7D99" w:rsidRDefault="00FB7D99">
      <w:r>
        <w:separator/>
      </w:r>
    </w:p>
  </w:footnote>
  <w:footnote w:type="continuationSeparator" w:id="0">
    <w:p w14:paraId="09EA448F" w14:textId="77777777" w:rsidR="00FB7D99" w:rsidRDefault="00FB7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D1C38" w14:textId="77777777" w:rsidR="00B53EF1" w:rsidRDefault="00B53EF1">
    <w:pPr>
      <w:pStyle w:val="BodyText"/>
      <w:spacing w:line="14" w:lineRule="auto"/>
    </w:pPr>
    <w:r>
      <w:rPr>
        <w:noProof/>
      </w:rPr>
      <mc:AlternateContent>
        <mc:Choice Requires="wps">
          <w:drawing>
            <wp:anchor distT="0" distB="0" distL="114300" distR="114300" simplePos="0" relativeHeight="251657728" behindDoc="1" locked="0" layoutInCell="1" allowOverlap="1" wp14:anchorId="56B26757" wp14:editId="15334CCD">
              <wp:simplePos x="0" y="0"/>
              <wp:positionH relativeFrom="page">
                <wp:posOffset>7049770</wp:posOffset>
              </wp:positionH>
              <wp:positionV relativeFrom="page">
                <wp:posOffset>329565</wp:posOffset>
              </wp:positionV>
              <wp:extent cx="114300" cy="178435"/>
              <wp:effectExtent l="127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5FFEE" w14:textId="77777777" w:rsidR="00B53EF1" w:rsidRDefault="00B53EF1">
                          <w:pPr>
                            <w:pStyle w:val="BodyText"/>
                            <w:spacing w:before="17"/>
                            <w:ind w:left="40"/>
                          </w:pPr>
                          <w:r>
                            <w:fldChar w:fldCharType="begin"/>
                          </w:r>
                          <w:r>
                            <w:rPr>
                              <w:w w:val="99"/>
                            </w:rPr>
                            <w:instrText xml:space="preserve"> PAGE </w:instrText>
                          </w:r>
                          <w:r>
                            <w:fldChar w:fldCharType="separate"/>
                          </w:r>
                          <w:r w:rsidR="008C7626">
                            <w:rPr>
                              <w:noProof/>
                              <w:w w:val="99"/>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26757" id="_x0000_t202" coordsize="21600,21600" o:spt="202" path="m,l,21600r21600,l21600,xe">
              <v:stroke joinstyle="miter"/>
              <v:path gradientshapeok="t" o:connecttype="rect"/>
            </v:shapetype>
            <v:shape id="Text Box 1" o:spid="_x0000_s1026" type="#_x0000_t202" style="position:absolute;margin-left:555.1pt;margin-top:25.95pt;width:9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" filled="f" stroked="f">
              <v:textbox inset="0,0,0,0">
                <w:txbxContent>
                  <w:p w14:paraId="6C15FFEE" w14:textId="77777777" w:rsidR="00B53EF1" w:rsidRDefault="00B53EF1">
                    <w:pPr>
                      <w:pStyle w:val="BodyText"/>
                      <w:spacing w:before="17"/>
                      <w:ind w:left="40"/>
                    </w:pPr>
                    <w:r>
                      <w:fldChar w:fldCharType="begin"/>
                    </w:r>
                    <w:r>
                      <w:rPr>
                        <w:w w:val="99"/>
                      </w:rPr>
                      <w:instrText xml:space="preserve"> PAGE </w:instrText>
                    </w:r>
                    <w:r>
                      <w:fldChar w:fldCharType="separate"/>
                    </w:r>
                    <w:r w:rsidR="008C7626">
                      <w:rPr>
                        <w:noProof/>
                        <w:w w:val="99"/>
                      </w:rPr>
                      <w:t>12</w:t>
                    </w:r>
                    <w:r>
                      <w:fldChar w:fldCharType="end"/>
                    </w:r>
                  </w:p>
                </w:txbxContent>
              </v:textbox>
              <w10:wrap anchorx="page" anchory="page"/>
            </v:shape>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EVOR BEDFORD">
    <w15:presenceInfo w15:providerId="None" w15:userId="TREVOR BE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proofState w:spelling="clean"/>
  <w:defaultTabStop w:val="28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0C4"/>
    <w:rsid w:val="00010D6C"/>
    <w:rsid w:val="000168A8"/>
    <w:rsid w:val="00034615"/>
    <w:rsid w:val="00034C4A"/>
    <w:rsid w:val="000351D5"/>
    <w:rsid w:val="0003533C"/>
    <w:rsid w:val="00045D54"/>
    <w:rsid w:val="000475A0"/>
    <w:rsid w:val="00086C22"/>
    <w:rsid w:val="00087DF2"/>
    <w:rsid w:val="000958A6"/>
    <w:rsid w:val="000A2AEC"/>
    <w:rsid w:val="000A52F7"/>
    <w:rsid w:val="000A6591"/>
    <w:rsid w:val="000B7E09"/>
    <w:rsid w:val="000D09B3"/>
    <w:rsid w:val="00104B13"/>
    <w:rsid w:val="00122895"/>
    <w:rsid w:val="00123526"/>
    <w:rsid w:val="00134EB2"/>
    <w:rsid w:val="00151EEA"/>
    <w:rsid w:val="00165817"/>
    <w:rsid w:val="0016655B"/>
    <w:rsid w:val="0018236F"/>
    <w:rsid w:val="001955FF"/>
    <w:rsid w:val="001A2652"/>
    <w:rsid w:val="001A52B2"/>
    <w:rsid w:val="001C0F71"/>
    <w:rsid w:val="001C2EC4"/>
    <w:rsid w:val="001E515E"/>
    <w:rsid w:val="001E72CF"/>
    <w:rsid w:val="00203B94"/>
    <w:rsid w:val="00205D97"/>
    <w:rsid w:val="002154E6"/>
    <w:rsid w:val="00233313"/>
    <w:rsid w:val="00250706"/>
    <w:rsid w:val="00253A9D"/>
    <w:rsid w:val="00286331"/>
    <w:rsid w:val="00291795"/>
    <w:rsid w:val="002A1BD3"/>
    <w:rsid w:val="002A28F2"/>
    <w:rsid w:val="002B1299"/>
    <w:rsid w:val="002C401C"/>
    <w:rsid w:val="002C5A00"/>
    <w:rsid w:val="002D4ACE"/>
    <w:rsid w:val="002F019B"/>
    <w:rsid w:val="002F60EE"/>
    <w:rsid w:val="00301AC0"/>
    <w:rsid w:val="00304E5D"/>
    <w:rsid w:val="003226A0"/>
    <w:rsid w:val="00356426"/>
    <w:rsid w:val="003622E0"/>
    <w:rsid w:val="0036332C"/>
    <w:rsid w:val="00365DC5"/>
    <w:rsid w:val="0037026D"/>
    <w:rsid w:val="003A415C"/>
    <w:rsid w:val="003A7D8E"/>
    <w:rsid w:val="003B0210"/>
    <w:rsid w:val="003B2729"/>
    <w:rsid w:val="003B785F"/>
    <w:rsid w:val="003C08FC"/>
    <w:rsid w:val="003D24C6"/>
    <w:rsid w:val="003D4E1F"/>
    <w:rsid w:val="003D54A3"/>
    <w:rsid w:val="003F1F37"/>
    <w:rsid w:val="00405D75"/>
    <w:rsid w:val="00414F2E"/>
    <w:rsid w:val="00415A46"/>
    <w:rsid w:val="00420654"/>
    <w:rsid w:val="0042300F"/>
    <w:rsid w:val="004241B0"/>
    <w:rsid w:val="00473E4A"/>
    <w:rsid w:val="004743BC"/>
    <w:rsid w:val="00475911"/>
    <w:rsid w:val="0049544E"/>
    <w:rsid w:val="00495DE3"/>
    <w:rsid w:val="004A47F7"/>
    <w:rsid w:val="004B196F"/>
    <w:rsid w:val="004C34F3"/>
    <w:rsid w:val="004F3504"/>
    <w:rsid w:val="00511838"/>
    <w:rsid w:val="00523640"/>
    <w:rsid w:val="00525732"/>
    <w:rsid w:val="005325FE"/>
    <w:rsid w:val="00533658"/>
    <w:rsid w:val="00541E1E"/>
    <w:rsid w:val="00545460"/>
    <w:rsid w:val="00545BB3"/>
    <w:rsid w:val="0055169C"/>
    <w:rsid w:val="005552CE"/>
    <w:rsid w:val="005556DD"/>
    <w:rsid w:val="00560E90"/>
    <w:rsid w:val="00576FAD"/>
    <w:rsid w:val="00595C21"/>
    <w:rsid w:val="00596575"/>
    <w:rsid w:val="00596880"/>
    <w:rsid w:val="005A25D0"/>
    <w:rsid w:val="005B783C"/>
    <w:rsid w:val="005D09CD"/>
    <w:rsid w:val="005D69AB"/>
    <w:rsid w:val="005D7F1A"/>
    <w:rsid w:val="005E2762"/>
    <w:rsid w:val="005E45FF"/>
    <w:rsid w:val="005E57F8"/>
    <w:rsid w:val="005E6016"/>
    <w:rsid w:val="005F60CC"/>
    <w:rsid w:val="00612FC6"/>
    <w:rsid w:val="00623DC3"/>
    <w:rsid w:val="006336D7"/>
    <w:rsid w:val="00646F69"/>
    <w:rsid w:val="00647A05"/>
    <w:rsid w:val="00673067"/>
    <w:rsid w:val="00677003"/>
    <w:rsid w:val="00682EF2"/>
    <w:rsid w:val="00694ED1"/>
    <w:rsid w:val="00696351"/>
    <w:rsid w:val="006A065A"/>
    <w:rsid w:val="006A294A"/>
    <w:rsid w:val="006A7114"/>
    <w:rsid w:val="006B691F"/>
    <w:rsid w:val="006B6C4F"/>
    <w:rsid w:val="006C3B53"/>
    <w:rsid w:val="006F4788"/>
    <w:rsid w:val="006F76BC"/>
    <w:rsid w:val="007027E9"/>
    <w:rsid w:val="00707B30"/>
    <w:rsid w:val="007104B9"/>
    <w:rsid w:val="00710E39"/>
    <w:rsid w:val="007311AD"/>
    <w:rsid w:val="007339B0"/>
    <w:rsid w:val="007349BE"/>
    <w:rsid w:val="0073648A"/>
    <w:rsid w:val="00754968"/>
    <w:rsid w:val="00760C9C"/>
    <w:rsid w:val="0076243E"/>
    <w:rsid w:val="0076526F"/>
    <w:rsid w:val="007737FB"/>
    <w:rsid w:val="00783384"/>
    <w:rsid w:val="00791D9C"/>
    <w:rsid w:val="007A0D39"/>
    <w:rsid w:val="007B1BAC"/>
    <w:rsid w:val="007C1E11"/>
    <w:rsid w:val="007C33F4"/>
    <w:rsid w:val="007E15DC"/>
    <w:rsid w:val="007F34FF"/>
    <w:rsid w:val="007F392E"/>
    <w:rsid w:val="00800E5C"/>
    <w:rsid w:val="00805B7D"/>
    <w:rsid w:val="008067A9"/>
    <w:rsid w:val="00806D76"/>
    <w:rsid w:val="00813451"/>
    <w:rsid w:val="008219A5"/>
    <w:rsid w:val="008303D6"/>
    <w:rsid w:val="00836C90"/>
    <w:rsid w:val="00842C10"/>
    <w:rsid w:val="00850EFB"/>
    <w:rsid w:val="00851753"/>
    <w:rsid w:val="00860614"/>
    <w:rsid w:val="0086769B"/>
    <w:rsid w:val="008678EC"/>
    <w:rsid w:val="00891691"/>
    <w:rsid w:val="00894A10"/>
    <w:rsid w:val="00896A52"/>
    <w:rsid w:val="008C7626"/>
    <w:rsid w:val="008D1350"/>
    <w:rsid w:val="00906E2D"/>
    <w:rsid w:val="00914D58"/>
    <w:rsid w:val="00924628"/>
    <w:rsid w:val="009276FA"/>
    <w:rsid w:val="0093350C"/>
    <w:rsid w:val="00962B41"/>
    <w:rsid w:val="0096338A"/>
    <w:rsid w:val="00977316"/>
    <w:rsid w:val="009869CA"/>
    <w:rsid w:val="00994D39"/>
    <w:rsid w:val="00997C6B"/>
    <w:rsid w:val="009A2969"/>
    <w:rsid w:val="009B67F6"/>
    <w:rsid w:val="009B762C"/>
    <w:rsid w:val="009D291A"/>
    <w:rsid w:val="009E28F3"/>
    <w:rsid w:val="009F038F"/>
    <w:rsid w:val="00A03A39"/>
    <w:rsid w:val="00A10C08"/>
    <w:rsid w:val="00A10CF2"/>
    <w:rsid w:val="00A23031"/>
    <w:rsid w:val="00A41365"/>
    <w:rsid w:val="00A43F5C"/>
    <w:rsid w:val="00A65E6C"/>
    <w:rsid w:val="00A819EF"/>
    <w:rsid w:val="00A84D5A"/>
    <w:rsid w:val="00A9301F"/>
    <w:rsid w:val="00A958A6"/>
    <w:rsid w:val="00A970A5"/>
    <w:rsid w:val="00AB136E"/>
    <w:rsid w:val="00AC349F"/>
    <w:rsid w:val="00AD4493"/>
    <w:rsid w:val="00AD5D1C"/>
    <w:rsid w:val="00AF3584"/>
    <w:rsid w:val="00AF4045"/>
    <w:rsid w:val="00AF7855"/>
    <w:rsid w:val="00B01BFB"/>
    <w:rsid w:val="00B05AFE"/>
    <w:rsid w:val="00B14AA2"/>
    <w:rsid w:val="00B154AE"/>
    <w:rsid w:val="00B15701"/>
    <w:rsid w:val="00B179F4"/>
    <w:rsid w:val="00B21992"/>
    <w:rsid w:val="00B25876"/>
    <w:rsid w:val="00B301F0"/>
    <w:rsid w:val="00B31879"/>
    <w:rsid w:val="00B3434A"/>
    <w:rsid w:val="00B50C16"/>
    <w:rsid w:val="00B526FE"/>
    <w:rsid w:val="00B53EF1"/>
    <w:rsid w:val="00B772C2"/>
    <w:rsid w:val="00B91332"/>
    <w:rsid w:val="00B945EA"/>
    <w:rsid w:val="00B979B5"/>
    <w:rsid w:val="00BA5C41"/>
    <w:rsid w:val="00BB0D95"/>
    <w:rsid w:val="00BB6D11"/>
    <w:rsid w:val="00BC0ED0"/>
    <w:rsid w:val="00BC6C1B"/>
    <w:rsid w:val="00BF6ED0"/>
    <w:rsid w:val="00C06D42"/>
    <w:rsid w:val="00C232BD"/>
    <w:rsid w:val="00C237ED"/>
    <w:rsid w:val="00C26CF9"/>
    <w:rsid w:val="00C2719D"/>
    <w:rsid w:val="00C3016C"/>
    <w:rsid w:val="00C359FC"/>
    <w:rsid w:val="00C411C8"/>
    <w:rsid w:val="00C41AE8"/>
    <w:rsid w:val="00C52B44"/>
    <w:rsid w:val="00C5652E"/>
    <w:rsid w:val="00C65498"/>
    <w:rsid w:val="00C657DC"/>
    <w:rsid w:val="00C71364"/>
    <w:rsid w:val="00C96D08"/>
    <w:rsid w:val="00CA14FA"/>
    <w:rsid w:val="00CA338D"/>
    <w:rsid w:val="00CA751B"/>
    <w:rsid w:val="00CB41C2"/>
    <w:rsid w:val="00CD6B0A"/>
    <w:rsid w:val="00CE3338"/>
    <w:rsid w:val="00CF526D"/>
    <w:rsid w:val="00D027B4"/>
    <w:rsid w:val="00D03239"/>
    <w:rsid w:val="00D21ED6"/>
    <w:rsid w:val="00D23592"/>
    <w:rsid w:val="00D23CE7"/>
    <w:rsid w:val="00D30C37"/>
    <w:rsid w:val="00D34A18"/>
    <w:rsid w:val="00D370C4"/>
    <w:rsid w:val="00D4265E"/>
    <w:rsid w:val="00D51E19"/>
    <w:rsid w:val="00D52B0E"/>
    <w:rsid w:val="00D624A5"/>
    <w:rsid w:val="00D673A9"/>
    <w:rsid w:val="00D70879"/>
    <w:rsid w:val="00D71B30"/>
    <w:rsid w:val="00D723FA"/>
    <w:rsid w:val="00D87A8A"/>
    <w:rsid w:val="00D94E78"/>
    <w:rsid w:val="00D970DE"/>
    <w:rsid w:val="00DA7860"/>
    <w:rsid w:val="00DB584B"/>
    <w:rsid w:val="00DC2852"/>
    <w:rsid w:val="00DC64B7"/>
    <w:rsid w:val="00DD6A9F"/>
    <w:rsid w:val="00DD6D2F"/>
    <w:rsid w:val="00DF5E17"/>
    <w:rsid w:val="00E01DD7"/>
    <w:rsid w:val="00E11C07"/>
    <w:rsid w:val="00E27A79"/>
    <w:rsid w:val="00E32224"/>
    <w:rsid w:val="00E339D9"/>
    <w:rsid w:val="00E33C7C"/>
    <w:rsid w:val="00E4546D"/>
    <w:rsid w:val="00E51467"/>
    <w:rsid w:val="00E57787"/>
    <w:rsid w:val="00E57848"/>
    <w:rsid w:val="00E61B16"/>
    <w:rsid w:val="00E64074"/>
    <w:rsid w:val="00E73617"/>
    <w:rsid w:val="00E9241B"/>
    <w:rsid w:val="00E95F0B"/>
    <w:rsid w:val="00EA32C5"/>
    <w:rsid w:val="00EA7945"/>
    <w:rsid w:val="00EB165D"/>
    <w:rsid w:val="00EB3614"/>
    <w:rsid w:val="00EC30E4"/>
    <w:rsid w:val="00EC4A99"/>
    <w:rsid w:val="00ED77AA"/>
    <w:rsid w:val="00EF428B"/>
    <w:rsid w:val="00EF6502"/>
    <w:rsid w:val="00F047DC"/>
    <w:rsid w:val="00F12F1D"/>
    <w:rsid w:val="00F15E91"/>
    <w:rsid w:val="00F41873"/>
    <w:rsid w:val="00F426E6"/>
    <w:rsid w:val="00F455F9"/>
    <w:rsid w:val="00F458D7"/>
    <w:rsid w:val="00F522DE"/>
    <w:rsid w:val="00F574E5"/>
    <w:rsid w:val="00F64B22"/>
    <w:rsid w:val="00F654C5"/>
    <w:rsid w:val="00F662BE"/>
    <w:rsid w:val="00F72E85"/>
    <w:rsid w:val="00F75058"/>
    <w:rsid w:val="00F86695"/>
    <w:rsid w:val="00F960E5"/>
    <w:rsid w:val="00FA2423"/>
    <w:rsid w:val="00FB7D99"/>
    <w:rsid w:val="00FC3371"/>
    <w:rsid w:val="00FE0248"/>
    <w:rsid w:val="00FE2D22"/>
    <w:rsid w:val="013ABADB"/>
    <w:rsid w:val="02DE996F"/>
    <w:rsid w:val="042930D4"/>
    <w:rsid w:val="0611EB2A"/>
    <w:rsid w:val="06ECF7FC"/>
    <w:rsid w:val="075105B4"/>
    <w:rsid w:val="07A70C1F"/>
    <w:rsid w:val="0AAFFB8B"/>
    <w:rsid w:val="0B98A9CA"/>
    <w:rsid w:val="1357933E"/>
    <w:rsid w:val="139FFD09"/>
    <w:rsid w:val="19D10634"/>
    <w:rsid w:val="19F28617"/>
    <w:rsid w:val="1A48EE6C"/>
    <w:rsid w:val="1B937B23"/>
    <w:rsid w:val="1DD49CE6"/>
    <w:rsid w:val="25C8595F"/>
    <w:rsid w:val="25E0340E"/>
    <w:rsid w:val="2649E20C"/>
    <w:rsid w:val="26F6593E"/>
    <w:rsid w:val="27080BD6"/>
    <w:rsid w:val="27CDFDDF"/>
    <w:rsid w:val="2E0D7C76"/>
    <w:rsid w:val="30D01B88"/>
    <w:rsid w:val="351E023A"/>
    <w:rsid w:val="39F14389"/>
    <w:rsid w:val="3A746CC9"/>
    <w:rsid w:val="4D32CCC9"/>
    <w:rsid w:val="5C1FCFD9"/>
    <w:rsid w:val="5D593D7A"/>
    <w:rsid w:val="5E6D61BD"/>
    <w:rsid w:val="618BEB0E"/>
    <w:rsid w:val="62104A68"/>
    <w:rsid w:val="62868964"/>
    <w:rsid w:val="6401D5DA"/>
    <w:rsid w:val="64FBE729"/>
    <w:rsid w:val="69175AA2"/>
    <w:rsid w:val="6AE932ED"/>
    <w:rsid w:val="6C8AF679"/>
    <w:rsid w:val="6F859973"/>
    <w:rsid w:val="70381486"/>
    <w:rsid w:val="710CD8AE"/>
    <w:rsid w:val="74835E33"/>
    <w:rsid w:val="79BC0368"/>
    <w:rsid w:val="7B685665"/>
    <w:rsid w:val="7D936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FF67F"/>
  <w15:docId w15:val="{52D1A9EB-5D8F-7F49-927B-09BDAD58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104B1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805B7D"/>
    <w:rPr>
      <w:sz w:val="16"/>
      <w:szCs w:val="16"/>
    </w:rPr>
  </w:style>
  <w:style w:type="paragraph" w:styleId="CommentText">
    <w:name w:val="annotation text"/>
    <w:basedOn w:val="Normal"/>
    <w:link w:val="CommentTextChar"/>
    <w:uiPriority w:val="99"/>
    <w:unhideWhenUsed/>
    <w:rsid w:val="00805B7D"/>
    <w:rPr>
      <w:sz w:val="20"/>
      <w:szCs w:val="20"/>
    </w:rPr>
  </w:style>
  <w:style w:type="character" w:customStyle="1" w:styleId="CommentTextChar">
    <w:name w:val="Comment Text Char"/>
    <w:basedOn w:val="DefaultParagraphFont"/>
    <w:link w:val="CommentText"/>
    <w:uiPriority w:val="99"/>
    <w:rsid w:val="00805B7D"/>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05B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B7D"/>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0475A0"/>
    <w:rPr>
      <w:b/>
      <w:bCs/>
    </w:rPr>
  </w:style>
  <w:style w:type="character" w:customStyle="1" w:styleId="CommentSubjectChar">
    <w:name w:val="Comment Subject Char"/>
    <w:basedOn w:val="CommentTextChar"/>
    <w:link w:val="CommentSubject"/>
    <w:uiPriority w:val="99"/>
    <w:semiHidden/>
    <w:rsid w:val="000475A0"/>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F72E85"/>
    <w:rPr>
      <w:color w:val="0000FF" w:themeColor="hyperlink"/>
      <w:u w:val="single"/>
    </w:rPr>
  </w:style>
  <w:style w:type="paragraph" w:styleId="Revision">
    <w:name w:val="Revision"/>
    <w:hidden/>
    <w:uiPriority w:val="99"/>
    <w:semiHidden/>
    <w:rsid w:val="009D291A"/>
    <w:pPr>
      <w:widowControl/>
      <w:autoSpaceDE/>
      <w:autoSpaceDN/>
    </w:pPr>
    <w:rPr>
      <w:rFonts w:ascii="Times New Roman" w:eastAsia="Times New Roman" w:hAnsi="Times New Roman" w:cs="Times New Roman"/>
    </w:rPr>
  </w:style>
  <w:style w:type="table" w:styleId="TableGrid">
    <w:name w:val="Table Grid"/>
    <w:basedOn w:val="TableNormal"/>
    <w:uiPriority w:val="39"/>
    <w:rsid w:val="00D03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4546D"/>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5E2762"/>
    <w:rPr>
      <w:color w:val="800080" w:themeColor="followedHyperlink"/>
      <w:u w:val="single"/>
    </w:rPr>
  </w:style>
  <w:style w:type="paragraph" w:styleId="NormalWeb">
    <w:name w:val="Normal (Web)"/>
    <w:basedOn w:val="Normal"/>
    <w:uiPriority w:val="99"/>
    <w:unhideWhenUsed/>
    <w:rsid w:val="00576FAD"/>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rsid w:val="00322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069130">
      <w:bodyDiv w:val="1"/>
      <w:marLeft w:val="0"/>
      <w:marRight w:val="0"/>
      <w:marTop w:val="0"/>
      <w:marBottom w:val="0"/>
      <w:divBdr>
        <w:top w:val="none" w:sz="0" w:space="0" w:color="auto"/>
        <w:left w:val="none" w:sz="0" w:space="0" w:color="auto"/>
        <w:bottom w:val="none" w:sz="0" w:space="0" w:color="auto"/>
        <w:right w:val="none" w:sz="0" w:space="0" w:color="auto"/>
      </w:divBdr>
      <w:divsChild>
        <w:div w:id="1145195813">
          <w:marLeft w:val="0"/>
          <w:marRight w:val="0"/>
          <w:marTop w:val="0"/>
          <w:marBottom w:val="0"/>
          <w:divBdr>
            <w:top w:val="none" w:sz="0" w:space="0" w:color="auto"/>
            <w:left w:val="none" w:sz="0" w:space="0" w:color="auto"/>
            <w:bottom w:val="none" w:sz="0" w:space="0" w:color="auto"/>
            <w:right w:val="none" w:sz="0" w:space="0" w:color="auto"/>
          </w:divBdr>
          <w:divsChild>
            <w:div w:id="1788962011">
              <w:marLeft w:val="0"/>
              <w:marRight w:val="0"/>
              <w:marTop w:val="0"/>
              <w:marBottom w:val="0"/>
              <w:divBdr>
                <w:top w:val="none" w:sz="0" w:space="0" w:color="auto"/>
                <w:left w:val="none" w:sz="0" w:space="0" w:color="auto"/>
                <w:bottom w:val="none" w:sz="0" w:space="0" w:color="auto"/>
                <w:right w:val="none" w:sz="0" w:space="0" w:color="auto"/>
              </w:divBdr>
              <w:divsChild>
                <w:div w:id="6882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88683">
      <w:bodyDiv w:val="1"/>
      <w:marLeft w:val="0"/>
      <w:marRight w:val="0"/>
      <w:marTop w:val="0"/>
      <w:marBottom w:val="0"/>
      <w:divBdr>
        <w:top w:val="none" w:sz="0" w:space="0" w:color="auto"/>
        <w:left w:val="none" w:sz="0" w:space="0" w:color="auto"/>
        <w:bottom w:val="none" w:sz="0" w:space="0" w:color="auto"/>
        <w:right w:val="none" w:sz="0" w:space="0" w:color="auto"/>
      </w:divBdr>
      <w:divsChild>
        <w:div w:id="366217611">
          <w:marLeft w:val="0"/>
          <w:marRight w:val="0"/>
          <w:marTop w:val="0"/>
          <w:marBottom w:val="0"/>
          <w:divBdr>
            <w:top w:val="none" w:sz="0" w:space="0" w:color="auto"/>
            <w:left w:val="none" w:sz="0" w:space="0" w:color="auto"/>
            <w:bottom w:val="none" w:sz="0" w:space="0" w:color="auto"/>
            <w:right w:val="none" w:sz="0" w:space="0" w:color="auto"/>
          </w:divBdr>
          <w:divsChild>
            <w:div w:id="2144494966">
              <w:marLeft w:val="0"/>
              <w:marRight w:val="0"/>
              <w:marTop w:val="0"/>
              <w:marBottom w:val="0"/>
              <w:divBdr>
                <w:top w:val="none" w:sz="0" w:space="0" w:color="auto"/>
                <w:left w:val="none" w:sz="0" w:space="0" w:color="auto"/>
                <w:bottom w:val="none" w:sz="0" w:space="0" w:color="auto"/>
                <w:right w:val="none" w:sz="0" w:space="0" w:color="auto"/>
              </w:divBdr>
              <w:divsChild>
                <w:div w:id="2892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34981">
      <w:bodyDiv w:val="1"/>
      <w:marLeft w:val="0"/>
      <w:marRight w:val="0"/>
      <w:marTop w:val="0"/>
      <w:marBottom w:val="0"/>
      <w:divBdr>
        <w:top w:val="none" w:sz="0" w:space="0" w:color="auto"/>
        <w:left w:val="none" w:sz="0" w:space="0" w:color="auto"/>
        <w:bottom w:val="none" w:sz="0" w:space="0" w:color="auto"/>
        <w:right w:val="none" w:sz="0" w:space="0" w:color="auto"/>
      </w:divBdr>
      <w:divsChild>
        <w:div w:id="2132900333">
          <w:marLeft w:val="0"/>
          <w:marRight w:val="0"/>
          <w:marTop w:val="0"/>
          <w:marBottom w:val="0"/>
          <w:divBdr>
            <w:top w:val="none" w:sz="0" w:space="0" w:color="auto"/>
            <w:left w:val="none" w:sz="0" w:space="0" w:color="auto"/>
            <w:bottom w:val="none" w:sz="0" w:space="0" w:color="auto"/>
            <w:right w:val="none" w:sz="0" w:space="0" w:color="auto"/>
          </w:divBdr>
          <w:divsChild>
            <w:div w:id="2005089918">
              <w:marLeft w:val="0"/>
              <w:marRight w:val="0"/>
              <w:marTop w:val="0"/>
              <w:marBottom w:val="0"/>
              <w:divBdr>
                <w:top w:val="none" w:sz="0" w:space="0" w:color="auto"/>
                <w:left w:val="none" w:sz="0" w:space="0" w:color="auto"/>
                <w:bottom w:val="none" w:sz="0" w:space="0" w:color="auto"/>
                <w:right w:val="none" w:sz="0" w:space="0" w:color="auto"/>
              </w:divBdr>
              <w:divsChild>
                <w:div w:id="11147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21970">
      <w:bodyDiv w:val="1"/>
      <w:marLeft w:val="0"/>
      <w:marRight w:val="0"/>
      <w:marTop w:val="0"/>
      <w:marBottom w:val="0"/>
      <w:divBdr>
        <w:top w:val="none" w:sz="0" w:space="0" w:color="auto"/>
        <w:left w:val="none" w:sz="0" w:space="0" w:color="auto"/>
        <w:bottom w:val="none" w:sz="0" w:space="0" w:color="auto"/>
        <w:right w:val="none" w:sz="0" w:space="0" w:color="auto"/>
      </w:divBdr>
    </w:div>
    <w:div w:id="934244573">
      <w:bodyDiv w:val="1"/>
      <w:marLeft w:val="0"/>
      <w:marRight w:val="0"/>
      <w:marTop w:val="0"/>
      <w:marBottom w:val="0"/>
      <w:divBdr>
        <w:top w:val="none" w:sz="0" w:space="0" w:color="auto"/>
        <w:left w:val="none" w:sz="0" w:space="0" w:color="auto"/>
        <w:bottom w:val="none" w:sz="0" w:space="0" w:color="auto"/>
        <w:right w:val="none" w:sz="0" w:space="0" w:color="auto"/>
      </w:divBdr>
    </w:div>
    <w:div w:id="1174149335">
      <w:bodyDiv w:val="1"/>
      <w:marLeft w:val="0"/>
      <w:marRight w:val="0"/>
      <w:marTop w:val="0"/>
      <w:marBottom w:val="0"/>
      <w:divBdr>
        <w:top w:val="none" w:sz="0" w:space="0" w:color="auto"/>
        <w:left w:val="none" w:sz="0" w:space="0" w:color="auto"/>
        <w:bottom w:val="none" w:sz="0" w:space="0" w:color="auto"/>
        <w:right w:val="none" w:sz="0" w:space="0" w:color="auto"/>
      </w:divBdr>
    </w:div>
    <w:div w:id="1198813721">
      <w:bodyDiv w:val="1"/>
      <w:marLeft w:val="0"/>
      <w:marRight w:val="0"/>
      <w:marTop w:val="0"/>
      <w:marBottom w:val="0"/>
      <w:divBdr>
        <w:top w:val="none" w:sz="0" w:space="0" w:color="auto"/>
        <w:left w:val="none" w:sz="0" w:space="0" w:color="auto"/>
        <w:bottom w:val="none" w:sz="0" w:space="0" w:color="auto"/>
        <w:right w:val="none" w:sz="0" w:space="0" w:color="auto"/>
      </w:divBdr>
    </w:div>
    <w:div w:id="1266184711">
      <w:bodyDiv w:val="1"/>
      <w:marLeft w:val="0"/>
      <w:marRight w:val="0"/>
      <w:marTop w:val="0"/>
      <w:marBottom w:val="0"/>
      <w:divBdr>
        <w:top w:val="none" w:sz="0" w:space="0" w:color="auto"/>
        <w:left w:val="none" w:sz="0" w:space="0" w:color="auto"/>
        <w:bottom w:val="none" w:sz="0" w:space="0" w:color="auto"/>
        <w:right w:val="none" w:sz="0" w:space="0" w:color="auto"/>
      </w:divBdr>
      <w:divsChild>
        <w:div w:id="1566524956">
          <w:marLeft w:val="0"/>
          <w:marRight w:val="0"/>
          <w:marTop w:val="0"/>
          <w:marBottom w:val="0"/>
          <w:divBdr>
            <w:top w:val="none" w:sz="0" w:space="0" w:color="auto"/>
            <w:left w:val="none" w:sz="0" w:space="0" w:color="auto"/>
            <w:bottom w:val="none" w:sz="0" w:space="0" w:color="auto"/>
            <w:right w:val="none" w:sz="0" w:space="0" w:color="auto"/>
          </w:divBdr>
          <w:divsChild>
            <w:div w:id="2094276886">
              <w:marLeft w:val="0"/>
              <w:marRight w:val="0"/>
              <w:marTop w:val="0"/>
              <w:marBottom w:val="0"/>
              <w:divBdr>
                <w:top w:val="none" w:sz="0" w:space="0" w:color="auto"/>
                <w:left w:val="none" w:sz="0" w:space="0" w:color="auto"/>
                <w:bottom w:val="none" w:sz="0" w:space="0" w:color="auto"/>
                <w:right w:val="none" w:sz="0" w:space="0" w:color="auto"/>
              </w:divBdr>
              <w:divsChild>
                <w:div w:id="6845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7985">
      <w:bodyDiv w:val="1"/>
      <w:marLeft w:val="0"/>
      <w:marRight w:val="0"/>
      <w:marTop w:val="0"/>
      <w:marBottom w:val="0"/>
      <w:divBdr>
        <w:top w:val="none" w:sz="0" w:space="0" w:color="auto"/>
        <w:left w:val="none" w:sz="0" w:space="0" w:color="auto"/>
        <w:bottom w:val="none" w:sz="0" w:space="0" w:color="auto"/>
        <w:right w:val="none" w:sz="0" w:space="0" w:color="auto"/>
      </w:divBdr>
    </w:div>
    <w:div w:id="1765177358">
      <w:bodyDiv w:val="1"/>
      <w:marLeft w:val="0"/>
      <w:marRight w:val="0"/>
      <w:marTop w:val="0"/>
      <w:marBottom w:val="0"/>
      <w:divBdr>
        <w:top w:val="none" w:sz="0" w:space="0" w:color="auto"/>
        <w:left w:val="none" w:sz="0" w:space="0" w:color="auto"/>
        <w:bottom w:val="none" w:sz="0" w:space="0" w:color="auto"/>
        <w:right w:val="none" w:sz="0" w:space="0" w:color="auto"/>
      </w:divBdr>
      <w:divsChild>
        <w:div w:id="1843355647">
          <w:marLeft w:val="0"/>
          <w:marRight w:val="0"/>
          <w:marTop w:val="0"/>
          <w:marBottom w:val="0"/>
          <w:divBdr>
            <w:top w:val="none" w:sz="0" w:space="0" w:color="auto"/>
            <w:left w:val="none" w:sz="0" w:space="0" w:color="auto"/>
            <w:bottom w:val="none" w:sz="0" w:space="0" w:color="auto"/>
            <w:right w:val="none" w:sz="0" w:space="0" w:color="auto"/>
          </w:divBdr>
          <w:divsChild>
            <w:div w:id="462620408">
              <w:marLeft w:val="0"/>
              <w:marRight w:val="0"/>
              <w:marTop w:val="0"/>
              <w:marBottom w:val="0"/>
              <w:divBdr>
                <w:top w:val="none" w:sz="0" w:space="0" w:color="auto"/>
                <w:left w:val="none" w:sz="0" w:space="0" w:color="auto"/>
                <w:bottom w:val="none" w:sz="0" w:space="0" w:color="auto"/>
                <w:right w:val="none" w:sz="0" w:space="0" w:color="auto"/>
              </w:divBdr>
              <w:divsChild>
                <w:div w:id="18054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17786">
      <w:bodyDiv w:val="1"/>
      <w:marLeft w:val="0"/>
      <w:marRight w:val="0"/>
      <w:marTop w:val="0"/>
      <w:marBottom w:val="0"/>
      <w:divBdr>
        <w:top w:val="none" w:sz="0" w:space="0" w:color="auto"/>
        <w:left w:val="none" w:sz="0" w:space="0" w:color="auto"/>
        <w:bottom w:val="none" w:sz="0" w:space="0" w:color="auto"/>
        <w:right w:val="none" w:sz="0" w:space="0" w:color="auto"/>
      </w:divBdr>
    </w:div>
    <w:div w:id="1838381456">
      <w:bodyDiv w:val="1"/>
      <w:marLeft w:val="0"/>
      <w:marRight w:val="0"/>
      <w:marTop w:val="0"/>
      <w:marBottom w:val="0"/>
      <w:divBdr>
        <w:top w:val="none" w:sz="0" w:space="0" w:color="auto"/>
        <w:left w:val="none" w:sz="0" w:space="0" w:color="auto"/>
        <w:bottom w:val="none" w:sz="0" w:space="0" w:color="auto"/>
        <w:right w:val="none" w:sz="0" w:space="0" w:color="auto"/>
      </w:divBdr>
    </w:div>
    <w:div w:id="2100249041">
      <w:bodyDiv w:val="1"/>
      <w:marLeft w:val="0"/>
      <w:marRight w:val="0"/>
      <w:marTop w:val="0"/>
      <w:marBottom w:val="0"/>
      <w:divBdr>
        <w:top w:val="none" w:sz="0" w:space="0" w:color="auto"/>
        <w:left w:val="none" w:sz="0" w:space="0" w:color="auto"/>
        <w:bottom w:val="none" w:sz="0" w:space="0" w:color="auto"/>
        <w:right w:val="none" w:sz="0" w:space="0" w:color="auto"/>
      </w:divBdr>
      <w:divsChild>
        <w:div w:id="184640262">
          <w:marLeft w:val="0"/>
          <w:marRight w:val="0"/>
          <w:marTop w:val="0"/>
          <w:marBottom w:val="0"/>
          <w:divBdr>
            <w:top w:val="none" w:sz="0" w:space="0" w:color="auto"/>
            <w:left w:val="none" w:sz="0" w:space="0" w:color="auto"/>
            <w:bottom w:val="none" w:sz="0" w:space="0" w:color="auto"/>
            <w:right w:val="none" w:sz="0" w:space="0" w:color="auto"/>
          </w:divBdr>
          <w:divsChild>
            <w:div w:id="177081085">
              <w:marLeft w:val="0"/>
              <w:marRight w:val="0"/>
              <w:marTop w:val="0"/>
              <w:marBottom w:val="0"/>
              <w:divBdr>
                <w:top w:val="none" w:sz="0" w:space="0" w:color="auto"/>
                <w:left w:val="none" w:sz="0" w:space="0" w:color="auto"/>
                <w:bottom w:val="none" w:sz="0" w:space="0" w:color="auto"/>
                <w:right w:val="none" w:sz="0" w:space="0" w:color="auto"/>
              </w:divBdr>
              <w:divsChild>
                <w:div w:id="17902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21381">
      <w:bodyDiv w:val="1"/>
      <w:marLeft w:val="0"/>
      <w:marRight w:val="0"/>
      <w:marTop w:val="0"/>
      <w:marBottom w:val="0"/>
      <w:divBdr>
        <w:top w:val="none" w:sz="0" w:space="0" w:color="auto"/>
        <w:left w:val="none" w:sz="0" w:space="0" w:color="auto"/>
        <w:bottom w:val="none" w:sz="0" w:space="0" w:color="auto"/>
        <w:right w:val="none" w:sz="0" w:space="0" w:color="auto"/>
      </w:divBdr>
    </w:div>
    <w:div w:id="213767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B3CD0F-270F-734B-B52D-31347E435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19</Pages>
  <Words>5560</Words>
  <Characters>31693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Centers for Disease Control and Prevention</Company>
  <LinksUpToDate>false</LinksUpToDate>
  <CharactersWithSpaces>37179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Wentworth, David E. (CDC/DDID/NCIRD/ID)</dc:creator>
  <cp:keywords/>
  <dc:description/>
  <cp:lastModifiedBy>Potter, Barney I</cp:lastModifiedBy>
  <cp:revision>6</cp:revision>
  <dcterms:created xsi:type="dcterms:W3CDTF">2019-01-29T20:05:00Z</dcterms:created>
  <dcterms:modified xsi:type="dcterms:W3CDTF">2019-01-30T16:44:00Z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2018-11-13T00:00:00Z</vt:filetime>
  </property>
  <property fmtid="{D5CDD505-2E9C-101B-9397-08002B2CF9AE}" pid="3" name="Creator">
    <vt:lpwstr>LaTeX with hyperref package</vt:lpwstr>
  </property>
  <property fmtid="{D5CDD505-2E9C-101B-9397-08002B2CF9AE}" pid="4" name="LastSaved">
    <vt:filetime>2018-11-13T00:00:00Z</vt:filetime>
  </property>
</Properties>
</file>